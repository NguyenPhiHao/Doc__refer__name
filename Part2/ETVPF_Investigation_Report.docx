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99514" w14:textId="77777777" w:rsidR="007E4A8E" w:rsidRPr="00963A14" w:rsidRDefault="007E4A8E" w:rsidP="005A2A9D"/>
    <w:p w14:paraId="39C8EE57" w14:textId="77777777" w:rsidR="007E4A8E" w:rsidRPr="00963A14" w:rsidRDefault="007E4A8E" w:rsidP="005A2A9D"/>
    <w:p w14:paraId="6C6C63C8" w14:textId="77777777" w:rsidR="007E4A8E" w:rsidRPr="00963A14" w:rsidRDefault="007E4A8E" w:rsidP="005A2A9D"/>
    <w:p w14:paraId="153CEA3E" w14:textId="77777777" w:rsidR="007E4A8E" w:rsidRPr="00963A14" w:rsidRDefault="007E4A8E" w:rsidP="005A2A9D"/>
    <w:p w14:paraId="5CF3064B" w14:textId="77777777" w:rsidR="007E4A8E" w:rsidRPr="00963A14" w:rsidRDefault="007E4A8E" w:rsidP="005A2A9D"/>
    <w:p w14:paraId="724546CE" w14:textId="77777777" w:rsidR="00B801BE" w:rsidRPr="00963A14" w:rsidRDefault="00345955" w:rsidP="005A2A9D">
      <w:r>
        <w:rPr>
          <w:noProof/>
        </w:rPr>
        <mc:AlternateContent>
          <mc:Choice Requires="wps">
            <w:drawing>
              <wp:anchor distT="0" distB="0" distL="114300" distR="114300" simplePos="0" relativeHeight="251649536" behindDoc="0" locked="0" layoutInCell="1" allowOverlap="1" wp14:anchorId="34807624" wp14:editId="3F41204A">
                <wp:simplePos x="0" y="0"/>
                <wp:positionH relativeFrom="column">
                  <wp:posOffset>0</wp:posOffset>
                </wp:positionH>
                <wp:positionV relativeFrom="paragraph">
                  <wp:posOffset>60960</wp:posOffset>
                </wp:positionV>
                <wp:extent cx="6010275" cy="5238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6010275" cy="523875"/>
                        </a:xfrm>
                        <a:prstGeom prst="rect">
                          <a:avLst/>
                        </a:prstGeom>
                        <a:solidFill>
                          <a:schemeClr val="lt1"/>
                        </a:solidFill>
                        <a:ln w="6350">
                          <a:noFill/>
                        </a:ln>
                      </wps:spPr>
                      <wps:txbx>
                        <w:txbxContent>
                          <w:p w14:paraId="04ED9D53" w14:textId="77777777" w:rsidR="00F32F2E" w:rsidRPr="00345955" w:rsidRDefault="00F32F2E" w:rsidP="00345955">
                            <w:pPr>
                              <w:pStyle w:val="Title"/>
                              <w:rPr>
                                <w:color w:val="00B0F0"/>
                              </w:rPr>
                            </w:pPr>
                            <w:r w:rsidRPr="00345955">
                              <w:rPr>
                                <w:color w:val="00B0F0"/>
                              </w:rPr>
                              <w:t>vHILS INVESTIGATION REPORT</w:t>
                            </w:r>
                          </w:p>
                          <w:p w14:paraId="2AB921C4" w14:textId="77777777" w:rsidR="00F32F2E" w:rsidRPr="00345955" w:rsidRDefault="00F32F2E">
                            <w:pPr>
                              <w:rPr>
                                <w:color w:val="00B0F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807624" id="_x0000_t202" coordsize="21600,21600" o:spt="202" path="m,l,21600r21600,l21600,xe">
                <v:stroke joinstyle="miter"/>
                <v:path gradientshapeok="t" o:connecttype="rect"/>
              </v:shapetype>
              <v:shape id="Text Box 35" o:spid="_x0000_s1026" type="#_x0000_t202" style="position:absolute;margin-left:0;margin-top:4.8pt;width:473.25pt;height:4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" fillcolor="white [3201]" stroked="f" strokeweight=".5pt">
                <v:textbox>
                  <w:txbxContent>
                    <w:p w14:paraId="04ED9D53" w14:textId="77777777" w:rsidR="00F32F2E" w:rsidRPr="00345955" w:rsidRDefault="00F32F2E" w:rsidP="00345955">
                      <w:pPr>
                        <w:pStyle w:val="Title"/>
                        <w:rPr>
                          <w:color w:val="00B0F0"/>
                        </w:rPr>
                      </w:pPr>
                      <w:r w:rsidRPr="00345955">
                        <w:rPr>
                          <w:color w:val="00B0F0"/>
                        </w:rPr>
                        <w:t>vHILS INVESTIGATION REPORT</w:t>
                      </w:r>
                    </w:p>
                    <w:p w14:paraId="2AB921C4" w14:textId="77777777" w:rsidR="00F32F2E" w:rsidRPr="00345955" w:rsidRDefault="00F32F2E">
                      <w:pPr>
                        <w:rPr>
                          <w:color w:val="00B0F0"/>
                        </w:rPr>
                      </w:pPr>
                    </w:p>
                  </w:txbxContent>
                </v:textbox>
              </v:shape>
            </w:pict>
          </mc:Fallback>
        </mc:AlternateContent>
      </w:r>
    </w:p>
    <w:p w14:paraId="66BA4BB0" w14:textId="77777777" w:rsidR="00B801BE" w:rsidRPr="00963A14" w:rsidRDefault="00B801BE" w:rsidP="005A2A9D"/>
    <w:p w14:paraId="13F68CB6" w14:textId="77777777" w:rsidR="00B801BE" w:rsidRPr="00963A14" w:rsidRDefault="00B801BE" w:rsidP="005A2A9D"/>
    <w:p w14:paraId="7480D990" w14:textId="77777777" w:rsidR="00B801BE" w:rsidRPr="00963A14" w:rsidRDefault="00B801BE" w:rsidP="005A2A9D"/>
    <w:p w14:paraId="0E27530A" w14:textId="77777777" w:rsidR="00B801BE" w:rsidRPr="00963A14" w:rsidRDefault="00B801BE" w:rsidP="005A2A9D"/>
    <w:p w14:paraId="15A96580" w14:textId="77777777" w:rsidR="00B801BE" w:rsidRPr="00963A14" w:rsidRDefault="00B801BE" w:rsidP="005A2A9D"/>
    <w:p w14:paraId="1EA7A230" w14:textId="77777777" w:rsidR="00B053C3" w:rsidRDefault="00B053C3" w:rsidP="005A2A9D"/>
    <w:p w14:paraId="2005D83E" w14:textId="77777777" w:rsidR="00B801BE" w:rsidRPr="0090497F" w:rsidRDefault="007E4A8E" w:rsidP="005A2A9D">
      <w:pPr xmlns:w="http://schemas.openxmlformats.org/wordprocessingml/2006/main">
        <w:rPr>
          <w:b/>
        </w:rPr>
      </w:pPr>
      <w:r xmlns:w="http://schemas.openxmlformats.org/wordprocessingml/2006/main" w:rsidRPr="0090497F">
        <w:rPr>
          <w:b/>
        </w:rPr>
        <w:t xml:space="preserve">Editing history</w:t>
      </w:r>
    </w:p>
    <w:tbl>
      <w:tblPr>
        <w:tblStyle w:val="TableGrid"/>
        <w:tblW w:w="0" w:type="auto"/>
        <w:tblLook w:val="04A0" w:firstRow="1" w:lastRow="0" w:firstColumn="1" w:lastColumn="0" w:noHBand="0" w:noVBand="1"/>
      </w:tblPr>
      <w:tblGrid>
        <w:gridCol w:w="1517"/>
        <w:gridCol w:w="4237"/>
        <w:gridCol w:w="1996"/>
        <w:gridCol w:w="1492"/>
      </w:tblGrid>
      <w:tr w:rsidR="00B801BE" w:rsidRPr="00963A14" w14:paraId="7EF1E203" w14:textId="77777777" w:rsidTr="005D705B">
        <w:tc>
          <w:tcPr>
            <w:tcW w:w="1517" w:type="dxa"/>
          </w:tcPr>
          <w:p w14:paraId="1B457CF8" w14:textId="77777777" w:rsidR="00B801BE" w:rsidRPr="00963A14" w:rsidRDefault="00B801BE" w:rsidP="005A2A9D">
            <w:r xmlns:w="http://schemas.openxmlformats.org/wordprocessingml/2006/main" w:rsidRPr="00963A14">
              <w:t xml:space="preserve">Sửa đổi số</w:t>
            </w:r>
          </w:p>
        </w:tc>
        <w:tc>
          <w:tcPr>
            <w:tcW w:w="4237" w:type="dxa"/>
          </w:tcPr>
          <w:p w14:paraId="53D803A5" w14:textId="77777777" w:rsidR="00B801BE" w:rsidRPr="00963A14" w:rsidRDefault="00B801BE" w:rsidP="005A2A9D">
            <w:r xmlns:w="http://schemas.openxmlformats.org/wordprocessingml/2006/main" w:rsidRPr="00963A14">
              <w:t xml:space="preserve">Sự miêu tả</w:t>
            </w:r>
          </w:p>
        </w:tc>
        <w:tc>
          <w:tcPr>
            <w:tcW w:w="1996" w:type="dxa"/>
          </w:tcPr>
          <w:p w14:paraId="2110AAB5" w14:textId="77777777" w:rsidR="00B801BE" w:rsidRPr="00963A14" w:rsidRDefault="00B801BE" w:rsidP="005A2A9D">
            <w:r xmlns:w="http://schemas.openxmlformats.org/wordprocessingml/2006/main" w:rsidRPr="00963A14">
              <w:t xml:space="preserve">Người sáng tạo</w:t>
            </w:r>
          </w:p>
        </w:tc>
        <w:tc>
          <w:tcPr>
            <w:tcW w:w="1492" w:type="dxa"/>
          </w:tcPr>
          <w:p w14:paraId="1771AC76" w14:textId="77777777" w:rsidR="00B801BE" w:rsidRPr="00963A14" w:rsidRDefault="00B801BE" w:rsidP="005A2A9D">
            <w:r xmlns:w="http://schemas.openxmlformats.org/wordprocessingml/2006/main" w:rsidRPr="00963A14">
              <w:t xml:space="preserve">ngày tháng</w:t>
            </w:r>
          </w:p>
        </w:tc>
      </w:tr>
      <w:tr w:rsidR="00B801BE" w:rsidRPr="00963A14" w14:paraId="593E8B17" w14:textId="77777777" w:rsidTr="005D705B">
        <w:tc>
          <w:tcPr>
            <w:tcW w:w="1517" w:type="dxa"/>
          </w:tcPr>
          <w:p w14:paraId="2078814E" w14:textId="77777777" w:rsidR="00B801BE" w:rsidRPr="00963A14" w:rsidRDefault="00B801BE" w:rsidP="00345955">
            <w:pPr xmlns:w="http://schemas.openxmlformats.org/wordprocessingml/2006/main">
              <w:jc w:val="center"/>
            </w:pPr>
            <w:r xmlns:w="http://schemas.openxmlformats.org/wordprocessingml/2006/main" w:rsidRPr="00963A14">
              <w:t xml:space="preserve">1</w:t>
            </w:r>
          </w:p>
        </w:tc>
        <w:tc>
          <w:tcPr>
            <w:tcW w:w="4237" w:type="dxa"/>
          </w:tcPr>
          <w:p w14:paraId="4A055CAF" w14:textId="77777777" w:rsidR="00B801BE" w:rsidRPr="00963A14" w:rsidRDefault="00B801BE" w:rsidP="005A2A9D">
            <w:r xmlns:w="http://schemas.openxmlformats.org/wordprocessingml/2006/main" w:rsidRPr="00963A14">
              <w:t xml:space="preserve">Nguyên</w:t>
            </w:r>
          </w:p>
        </w:tc>
        <w:tc>
          <w:tcPr>
            <w:tcW w:w="1996" w:type="dxa"/>
          </w:tcPr>
          <w:p w14:paraId="4AC18D20" w14:textId="77777777" w:rsidR="00B801BE" w:rsidRPr="00963A14" w:rsidRDefault="00B801BE" w:rsidP="005A2A9D">
            <w:r xmlns:w="http://schemas.openxmlformats.org/wordprocessingml/2006/main" w:rsidRPr="00963A14">
              <w:t xml:space="preserve">Duy Từ</w:t>
            </w:r>
          </w:p>
        </w:tc>
        <w:tc>
          <w:tcPr>
            <w:tcW w:w="1492" w:type="dxa"/>
          </w:tcPr>
          <w:p w14:paraId="7E4FDF82" w14:textId="77777777" w:rsidR="00B801BE" w:rsidRPr="00963A14" w:rsidRDefault="00B801BE" w:rsidP="005A2A9D">
            <w:r xmlns:w="http://schemas.openxmlformats.org/wordprocessingml/2006/main" w:rsidRPr="00963A14">
              <w:t xml:space="preserve">20 Tháng hai, 2020</w:t>
            </w:r>
          </w:p>
        </w:tc>
      </w:tr>
      <w:tr w:rsidR="00B801BE" w:rsidRPr="00963A14" w14:paraId="0955F408" w14:textId="77777777" w:rsidTr="005D705B">
        <w:tc>
          <w:tcPr>
            <w:tcW w:w="1517" w:type="dxa"/>
          </w:tcPr>
          <w:p w14:paraId="4F6ADDC7" w14:textId="77777777" w:rsidR="00B801BE" w:rsidRPr="00963A14" w:rsidRDefault="00B801BE" w:rsidP="00345955">
            <w:pPr xmlns:w="http://schemas.openxmlformats.org/wordprocessingml/2006/main">
              <w:jc w:val="center"/>
            </w:pPr>
            <w:r xmlns:w="http://schemas.openxmlformats.org/wordprocessingml/2006/main" w:rsidRPr="00963A14">
              <w:t xml:space="preserve">2</w:t>
            </w:r>
          </w:p>
        </w:tc>
        <w:tc>
          <w:tcPr>
            <w:tcW w:w="4237" w:type="dxa"/>
          </w:tcPr>
          <w:p w14:paraId="51CAEEC3" w14:textId="77777777" w:rsidR="00B801BE" w:rsidRPr="00963A14" w:rsidRDefault="00B801BE" w:rsidP="005A2A9D">
            <w:r xmlns:w="http://schemas.openxmlformats.org/wordprocessingml/2006/main" w:rsidRPr="00963A14">
              <w:t xml:space="preserve">Tích hợp biện pháp đối phó với sự cố đồng bộ hóa</w:t>
            </w:r>
          </w:p>
        </w:tc>
        <w:tc>
          <w:tcPr>
            <w:tcW w:w="1996" w:type="dxa"/>
          </w:tcPr>
          <w:p w14:paraId="71369603" w14:textId="77777777" w:rsidR="00B801BE" w:rsidRPr="00963A14" w:rsidRDefault="00B801BE" w:rsidP="005A2A9D">
            <w:r xmlns:w="http://schemas.openxmlformats.org/wordprocessingml/2006/main" w:rsidRPr="00963A14">
              <w:t xml:space="preserve">phúc giang</w:t>
            </w:r>
          </w:p>
        </w:tc>
        <w:tc>
          <w:tcPr>
            <w:tcW w:w="1492" w:type="dxa"/>
          </w:tcPr>
          <w:p w14:paraId="5625F5DD" w14:textId="77777777" w:rsidR="00B801BE" w:rsidRPr="00963A14" w:rsidRDefault="00B801BE" w:rsidP="005A2A9D">
            <w:r xmlns:w="http://schemas.openxmlformats.org/wordprocessingml/2006/main" w:rsidRPr="00963A14">
              <w:t xml:space="preserve">11 Tháng ba, 2020</w:t>
            </w:r>
          </w:p>
        </w:tc>
      </w:tr>
      <w:tr w:rsidR="007B0D55" w:rsidRPr="00963A14" w14:paraId="65B48E42" w14:textId="77777777" w:rsidTr="005D705B">
        <w:tc>
          <w:tcPr>
            <w:tcW w:w="1517" w:type="dxa"/>
          </w:tcPr>
          <w:p w14:paraId="417F9B17" w14:textId="77777777" w:rsidR="007B0D55" w:rsidRPr="00963A14" w:rsidRDefault="007B0D55" w:rsidP="00345955">
            <w:pPr xmlns:w="http://schemas.openxmlformats.org/wordprocessingml/2006/main">
              <w:jc w:val="center"/>
            </w:pPr>
            <w:r xmlns:w="http://schemas.openxmlformats.org/wordprocessingml/2006/main">
              <w:t xml:space="preserve">3</w:t>
            </w:r>
          </w:p>
        </w:tc>
        <w:tc>
          <w:tcPr>
            <w:tcW w:w="4237" w:type="dxa"/>
          </w:tcPr>
          <w:p w14:paraId="576DA66F" w14:textId="77777777" w:rsidR="007B0D55" w:rsidRDefault="007B0D55" w:rsidP="007B0D55">
            <w:r xmlns:w="http://schemas.openxmlformats.org/wordprocessingml/2006/main">
              <w:t xml:space="preserve">Hỗ trợ U2A.</w:t>
            </w:r>
          </w:p>
          <w:p w14:paraId="2496CB70" w14:textId="77777777" w:rsidR="007B0D55" w:rsidRDefault="007B0D55" w:rsidP="007B0D55">
            <w:r xmlns:w="http://schemas.openxmlformats.org/wordprocessingml/2006/main">
              <w:t xml:space="preserve">Thời gian hỗ trợ</w:t>
            </w:r>
          </w:p>
          <w:p w14:paraId="48075CBB" w14:textId="77777777" w:rsidR="007B0D55" w:rsidRPr="00963A14" w:rsidRDefault="007B0D55" w:rsidP="005A2A9D"/>
        </w:tc>
        <w:tc>
          <w:tcPr>
            <w:tcW w:w="1996" w:type="dxa"/>
          </w:tcPr>
          <w:p w14:paraId="5D7D51FD" w14:textId="77777777" w:rsidR="007B0D55" w:rsidRPr="00963A14" w:rsidRDefault="007B0D55" w:rsidP="005A2A9D">
            <w:r xmlns:w="http://schemas.openxmlformats.org/wordprocessingml/2006/main">
              <w:t xml:space="preserve">phúc giang</w:t>
            </w:r>
          </w:p>
        </w:tc>
        <w:tc>
          <w:tcPr>
            <w:tcW w:w="1492" w:type="dxa"/>
          </w:tcPr>
          <w:p w14:paraId="2BBF51DE" w14:textId="77777777" w:rsidR="007B0D55" w:rsidRPr="00963A14" w:rsidRDefault="007B0D55" w:rsidP="005A2A9D">
            <w:r xmlns:w="http://schemas.openxmlformats.org/wordprocessingml/2006/main">
              <w:t xml:space="preserve">12 Tháng Sáu, 2020</w:t>
            </w:r>
          </w:p>
        </w:tc>
      </w:tr>
      <w:tr w:rsidR="00A526D5" w:rsidRPr="00963A14" w14:paraId="1EB16F23" w14:textId="77777777" w:rsidTr="005D705B">
        <w:tc>
          <w:tcPr>
            <w:tcW w:w="1517" w:type="dxa"/>
          </w:tcPr>
          <w:p w14:paraId="5AC2674C" w14:textId="77777777" w:rsidR="00A526D5" w:rsidRDefault="00A526D5" w:rsidP="00345955">
            <w:pPr xmlns:w="http://schemas.openxmlformats.org/wordprocessingml/2006/main">
              <w:jc w:val="center"/>
            </w:pPr>
            <w:r xmlns:w="http://schemas.openxmlformats.org/wordprocessingml/2006/main">
              <w:t xml:space="preserve">4</w:t>
            </w:r>
          </w:p>
        </w:tc>
        <w:tc>
          <w:tcPr>
            <w:tcW w:w="4237" w:type="dxa"/>
          </w:tcPr>
          <w:p w14:paraId="6F01A8F8" w14:textId="77777777" w:rsidR="00A526D5" w:rsidRDefault="00A526D5" w:rsidP="007B0D55">
            <w:r xmlns:w="http://schemas.openxmlformats.org/wordprocessingml/2006/main">
              <w:t xml:space="preserve">Thêm GUI vHILS và điều khiển quản lý giấy phép</w:t>
            </w:r>
          </w:p>
        </w:tc>
        <w:tc>
          <w:tcPr>
            <w:tcW w:w="1996" w:type="dxa"/>
          </w:tcPr>
          <w:p w14:paraId="2DBC348C" w14:textId="77777777" w:rsidR="00A526D5" w:rsidRDefault="00A526D5" w:rsidP="005A2A9D">
            <w:r xmlns:w="http://schemas.openxmlformats.org/wordprocessingml/2006/main">
              <w:t xml:space="preserve">phúc giang</w:t>
            </w:r>
          </w:p>
        </w:tc>
        <w:tc>
          <w:tcPr>
            <w:tcW w:w="1492" w:type="dxa"/>
          </w:tcPr>
          <w:p w14:paraId="28389B7A" w14:textId="77777777" w:rsidR="00A526D5" w:rsidRDefault="00CB5188" w:rsidP="005A2A9D">
            <w:r xmlns:w="http://schemas.openxmlformats.org/wordprocessingml/2006/main">
              <w:t xml:space="preserve">08 Tháng Bảy, 2020</w:t>
            </w:r>
          </w:p>
        </w:tc>
      </w:tr>
      <w:tr w:rsidR="002F2502" w:rsidRPr="00963A14" w14:paraId="46D0C57D" w14:textId="77777777" w:rsidTr="005D705B">
        <w:tc>
          <w:tcPr>
            <w:tcW w:w="1517" w:type="dxa"/>
          </w:tcPr>
          <w:p w14:paraId="18016710" w14:textId="77777777" w:rsidR="002F2502" w:rsidRDefault="002F2502" w:rsidP="00345955">
            <w:pPr xmlns:w="http://schemas.openxmlformats.org/wordprocessingml/2006/main">
              <w:jc w:val="center"/>
            </w:pPr>
            <w:r xmlns:w="http://schemas.openxmlformats.org/wordprocessingml/2006/main">
              <w:t xml:space="preserve">5</w:t>
            </w:r>
          </w:p>
        </w:tc>
        <w:tc>
          <w:tcPr>
            <w:tcW w:w="4237" w:type="dxa"/>
          </w:tcPr>
          <w:p w14:paraId="08DB8005" w14:textId="77777777" w:rsidR="002F2502" w:rsidRDefault="002F2502" w:rsidP="007B0D55">
            <w:r xmlns:w="http://schemas.openxmlformats.org/wordprocessingml/2006/main">
              <w:t xml:space="preserve">Cập nhật quy trình thực hiện quy trình sinh mã trong chương 3</w:t>
            </w:r>
          </w:p>
        </w:tc>
        <w:tc>
          <w:tcPr>
            <w:tcW w:w="1996" w:type="dxa"/>
          </w:tcPr>
          <w:p w14:paraId="67CB03ED" w14:textId="77777777" w:rsidR="002F2502" w:rsidRDefault="002F2502" w:rsidP="005A2A9D">
            <w:r xmlns:w="http://schemas.openxmlformats.org/wordprocessingml/2006/main">
              <w:t xml:space="preserve">phúc giang</w:t>
            </w:r>
          </w:p>
        </w:tc>
        <w:tc>
          <w:tcPr>
            <w:tcW w:w="1492" w:type="dxa"/>
          </w:tcPr>
          <w:p w14:paraId="72627934" w14:textId="77777777" w:rsidR="002F2502" w:rsidRDefault="002F2502" w:rsidP="005A2A9D">
            <w:r xmlns:w="http://schemas.openxmlformats.org/wordprocessingml/2006/main">
              <w:t xml:space="preserve">Ngày 15 tháng 9 năm 2020</w:t>
            </w:r>
          </w:p>
        </w:tc>
      </w:tr>
      <w:tr w:rsidR="002E7691" w:rsidRPr="00963A14" w14:paraId="456313DB" w14:textId="77777777" w:rsidTr="005D705B">
        <w:tc>
          <w:tcPr>
            <w:tcW w:w="1517" w:type="dxa"/>
          </w:tcPr>
          <w:p w14:paraId="52352127" w14:textId="77777777" w:rsidR="002E7691" w:rsidRDefault="002E7691" w:rsidP="00345955">
            <w:pPr xmlns:w="http://schemas.openxmlformats.org/wordprocessingml/2006/main">
              <w:jc w:val="center"/>
            </w:pPr>
            <w:r xmlns:w="http://schemas.openxmlformats.org/wordprocessingml/2006/main">
              <w:t xml:space="preserve">6</w:t>
            </w:r>
          </w:p>
        </w:tc>
        <w:tc>
          <w:tcPr>
            <w:tcW w:w="4237" w:type="dxa"/>
          </w:tcPr>
          <w:p w14:paraId="5B45BFB7" w14:textId="77777777" w:rsidR="002E7691" w:rsidRDefault="002E7691" w:rsidP="007B0D55">
            <w:r xmlns:w="http://schemas.openxmlformats.org/wordprocessingml/2006/main">
              <w:t xml:space="preserve">Thêm thông số kỹ thuật để tạo mã</w:t>
            </w:r>
          </w:p>
        </w:tc>
        <w:tc>
          <w:tcPr>
            <w:tcW w:w="1996" w:type="dxa"/>
          </w:tcPr>
          <w:p w14:paraId="1DD8B490" w14:textId="77777777" w:rsidR="002E7691" w:rsidRDefault="002E7691" w:rsidP="005A2A9D">
            <w:r xmlns:w="http://schemas.openxmlformats.org/wordprocessingml/2006/main">
              <w:t xml:space="preserve">phúc giang</w:t>
            </w:r>
          </w:p>
        </w:tc>
        <w:tc>
          <w:tcPr>
            <w:tcW w:w="1492" w:type="dxa"/>
          </w:tcPr>
          <w:p w14:paraId="1D93AD10" w14:textId="77777777" w:rsidR="002E7691" w:rsidRDefault="002E7691" w:rsidP="005A2A9D">
            <w:r xmlns:w="http://schemas.openxmlformats.org/wordprocessingml/2006/main">
              <w:t xml:space="preserve">21 Tháng chín, 2020</w:t>
            </w:r>
          </w:p>
        </w:tc>
      </w:tr>
      <w:tr w:rsidR="00D219F6" w:rsidRPr="00963A14" w14:paraId="6F25B1AC" w14:textId="77777777" w:rsidTr="005D705B">
        <w:tc>
          <w:tcPr>
            <w:tcW w:w="1517" w:type="dxa"/>
          </w:tcPr>
          <w:p w14:paraId="04FD989F" w14:textId="77777777" w:rsidR="00D219F6" w:rsidRDefault="00D219F6" w:rsidP="00345955">
            <w:pPr xmlns:w="http://schemas.openxmlformats.org/wordprocessingml/2006/main">
              <w:jc w:val="center"/>
            </w:pPr>
            <w:r xmlns:w="http://schemas.openxmlformats.org/wordprocessingml/2006/main">
              <w:t xml:space="preserve">7</w:t>
            </w:r>
          </w:p>
        </w:tc>
        <w:tc>
          <w:tcPr>
            <w:tcW w:w="4237" w:type="dxa"/>
          </w:tcPr>
          <w:p w14:paraId="0FD4B9FF" w14:textId="77777777" w:rsidR="00D219F6" w:rsidRDefault="00D219F6" w:rsidP="007B0D55">
            <w:r xmlns:w="http://schemas.openxmlformats.org/wordprocessingml/2006/main">
              <w:t xml:space="preserve">Hỗ trợ biên dịch mã nguồn bằng Renesas Compiler</w:t>
            </w:r>
          </w:p>
        </w:tc>
        <w:tc>
          <w:tcPr>
            <w:tcW w:w="1996" w:type="dxa"/>
          </w:tcPr>
          <w:p w14:paraId="6EF021E2" w14:textId="77777777" w:rsidR="00D219F6" w:rsidRDefault="00D219F6" w:rsidP="005A2A9D">
            <w:r xmlns:w="http://schemas.openxmlformats.org/wordprocessingml/2006/main">
              <w:t xml:space="preserve">phúc giang</w:t>
            </w:r>
          </w:p>
        </w:tc>
        <w:tc>
          <w:tcPr>
            <w:tcW w:w="1492" w:type="dxa"/>
          </w:tcPr>
          <w:p w14:paraId="0D50C86D" w14:textId="77777777" w:rsidR="00D219F6" w:rsidRDefault="00D219F6" w:rsidP="005A2A9D">
            <w:r xmlns:w="http://schemas.openxmlformats.org/wordprocessingml/2006/main">
              <w:t xml:space="preserve">25 tháng 10 năm 2020</w:t>
            </w:r>
          </w:p>
        </w:tc>
      </w:tr>
      <w:tr w:rsidR="00047775" w:rsidRPr="00963A14" w14:paraId="68FF8F40" w14:textId="77777777" w:rsidTr="005D705B">
        <w:tc>
          <w:tcPr>
            <w:tcW w:w="1517" w:type="dxa"/>
          </w:tcPr>
          <w:p w14:paraId="141DF68B" w14:textId="77777777" w:rsidR="00047775" w:rsidRDefault="00047775" w:rsidP="00345955">
            <w:pPr xmlns:w="http://schemas.openxmlformats.org/wordprocessingml/2006/main">
              <w:jc w:val="center"/>
            </w:pPr>
            <w:r xmlns:w="http://schemas.openxmlformats.org/wordprocessingml/2006/main">
              <w:t xml:space="preserve">số 8</w:t>
            </w:r>
          </w:p>
        </w:tc>
        <w:tc>
          <w:tcPr>
            <w:tcW w:w="4237" w:type="dxa"/>
          </w:tcPr>
          <w:p w14:paraId="5C87EB11" w14:textId="77777777" w:rsidR="00047775" w:rsidRDefault="00047775" w:rsidP="007B0D55">
            <w:r xmlns:w="http://schemas.openxmlformats.org/wordprocessingml/2006/main">
              <w:t xml:space="preserve">Hỗ trợ chuyển đổi mô hình tự động</w:t>
            </w:r>
          </w:p>
        </w:tc>
        <w:tc>
          <w:tcPr>
            <w:tcW w:w="1996" w:type="dxa"/>
          </w:tcPr>
          <w:p w14:paraId="6551CA55" w14:textId="77777777" w:rsidR="00047775" w:rsidRDefault="00047775" w:rsidP="005A2A9D">
            <w:r xmlns:w="http://schemas.openxmlformats.org/wordprocessingml/2006/main">
              <w:t xml:space="preserve">phúc giang</w:t>
            </w:r>
          </w:p>
        </w:tc>
        <w:tc>
          <w:tcPr>
            <w:tcW w:w="1492" w:type="dxa"/>
          </w:tcPr>
          <w:p w14:paraId="0DCC12F2" w14:textId="77777777" w:rsidR="00047775" w:rsidRDefault="00047775" w:rsidP="005A2A9D">
            <w:r xmlns:w="http://schemas.openxmlformats.org/wordprocessingml/2006/main">
              <w:t xml:space="preserve">23 tháng 11 năm 2020</w:t>
            </w:r>
          </w:p>
        </w:tc>
      </w:tr>
      <w:tr w:rsidR="006854BE" w:rsidRPr="00963A14" w14:paraId="3ECD94EA" w14:textId="77777777" w:rsidTr="005D705B">
        <w:tc>
          <w:tcPr>
            <w:tcW w:w="1517" w:type="dxa"/>
          </w:tcPr>
          <w:p w14:paraId="2F277313" w14:textId="77777777" w:rsidR="006854BE" w:rsidRDefault="006854BE" w:rsidP="00345955">
            <w:pPr xmlns:w="http://schemas.openxmlformats.org/wordprocessingml/2006/main">
              <w:jc w:val="center"/>
            </w:pPr>
            <w:r xmlns:w="http://schemas.openxmlformats.org/wordprocessingml/2006/main">
              <w:t xml:space="preserve">9</w:t>
            </w:r>
          </w:p>
        </w:tc>
        <w:tc>
          <w:tcPr>
            <w:tcW w:w="4237" w:type="dxa"/>
          </w:tcPr>
          <w:p w14:paraId="17767E2A" w14:textId="77777777" w:rsidR="006854BE" w:rsidRDefault="006854BE" w:rsidP="006854BE">
            <w:r xmlns:w="http://schemas.openxmlformats.org/wordprocessingml/2006/main">
              <w:t xml:space="preserve">- Yêu cầu hỗ trợ 05 Kiểm tra kết quả (để thực thi vHILS)</w:t>
            </w:r>
          </w:p>
          <w:p w14:paraId="37D2D811" w14:textId="77777777" w:rsidR="006854BE" w:rsidRDefault="006854BE" w:rsidP="006854BE">
            <w:r xmlns:w="http://schemas.openxmlformats.org/wordprocessingml/2006/main">
              <w:t xml:space="preserve">- Hỗ trợ thực thi vHILS mà không cần mở VLAB.</w:t>
            </w:r>
          </w:p>
          <w:p w14:paraId="2EB7D09B" w14:textId="77777777" w:rsidR="006854BE" w:rsidRDefault="006854BE" w:rsidP="006854BE">
            <w:r xmlns:w="http://schemas.openxmlformats.org/wordprocessingml/2006/main">
              <w:t xml:space="preserve">- Bổ sung thêm thông tin chi tiết về môi trường thiết lập cho vHILS (thiết lập VLAB)</w:t>
            </w:r>
          </w:p>
          <w:p w14:paraId="5CCA8846" w14:textId="77777777" w:rsidR="006854BE" w:rsidRDefault="006854BE" w:rsidP="006854BE"/>
        </w:tc>
        <w:tc>
          <w:tcPr>
            <w:tcW w:w="1996" w:type="dxa"/>
          </w:tcPr>
          <w:p w14:paraId="60DAC796" w14:textId="77777777" w:rsidR="006854BE" w:rsidRDefault="006854BE" w:rsidP="005A2A9D">
            <w:r xmlns:w="http://schemas.openxmlformats.org/wordprocessingml/2006/main">
              <w:t xml:space="preserve">phúc giang</w:t>
            </w:r>
          </w:p>
        </w:tc>
        <w:tc>
          <w:tcPr>
            <w:tcW w:w="1492" w:type="dxa"/>
          </w:tcPr>
          <w:p w14:paraId="44279D62" w14:textId="77777777" w:rsidR="006854BE" w:rsidRDefault="006854BE" w:rsidP="005A2A9D">
            <w:r xmlns:w="http://schemas.openxmlformats.org/wordprocessingml/2006/main">
              <w:t xml:space="preserve">30 tháng mười hai 2020</w:t>
            </w:r>
          </w:p>
        </w:tc>
      </w:tr>
      <w:tr w:rsidR="006E2002" w:rsidRPr="00963A14" w14:paraId="59DC8AC8" w14:textId="77777777" w:rsidTr="005D705B">
        <w:tc>
          <w:tcPr>
            <w:tcW w:w="1517" w:type="dxa"/>
          </w:tcPr>
          <w:p w14:paraId="6FD6A674" w14:textId="77777777" w:rsidR="006E2002" w:rsidRDefault="006E2002" w:rsidP="00345955">
            <w:pPr xmlns:w="http://schemas.openxmlformats.org/wordprocessingml/2006/main">
              <w:jc w:val="center"/>
            </w:pPr>
            <w:r xmlns:w="http://schemas.openxmlformats.org/wordprocessingml/2006/main">
              <w:t xml:space="preserve">10</w:t>
            </w:r>
          </w:p>
        </w:tc>
        <w:tc>
          <w:tcPr>
            <w:tcW w:w="4237" w:type="dxa"/>
          </w:tcPr>
          <w:p w14:paraId="18BC9AFE" w14:textId="77777777" w:rsidR="006E2002" w:rsidRDefault="006E2002" w:rsidP="006854BE">
            <w:r xmlns:w="http://schemas.openxmlformats.org/wordprocessingml/2006/main" w:rsidRPr="006E2002">
              <w:t xml:space="preserve">[Yêu cầu 05.1] kiểm tra kết quả - Graph Viewer</w:t>
            </w:r>
          </w:p>
          <w:p w14:paraId="1692B6A7" w14:textId="77777777" w:rsidR="006E2002" w:rsidRDefault="006E2002" w:rsidP="006854BE">
            <w:r xmlns:w="http://schemas.openxmlformats.org/wordprocessingml/2006/main" w:rsidRPr="006E2002">
              <w:t xml:space="preserve">Chuẩn bị Trình xem biểu đồ cho dữ liệu thực thi</w:t>
            </w:r>
          </w:p>
        </w:tc>
        <w:tc>
          <w:tcPr>
            <w:tcW w:w="1996" w:type="dxa"/>
          </w:tcPr>
          <w:p w14:paraId="1575D6DF" w14:textId="77777777" w:rsidR="006E2002" w:rsidRDefault="006E2002" w:rsidP="005A2A9D">
            <w:r xmlns:w="http://schemas.openxmlformats.org/wordprocessingml/2006/main">
              <w:t xml:space="preserve">phúc giang</w:t>
            </w:r>
          </w:p>
        </w:tc>
        <w:tc>
          <w:tcPr>
            <w:tcW w:w="1492" w:type="dxa"/>
          </w:tcPr>
          <w:p w14:paraId="64C0F74F" w14:textId="77777777" w:rsidR="005D705B" w:rsidRDefault="006E2002" w:rsidP="005A2A9D">
            <w:r xmlns:w="http://schemas.openxmlformats.org/wordprocessingml/2006/main">
              <w:t xml:space="preserve">25 Tháng Một, 2021</w:t>
            </w:r>
          </w:p>
        </w:tc>
      </w:tr>
      <w:tr w:rsidR="005D705B" w:rsidRPr="00963A14" w14:paraId="5A50AB87" w14:textId="77777777" w:rsidTr="005D705B">
        <w:tc>
          <w:tcPr>
            <w:tcW w:w="1517" w:type="dxa"/>
          </w:tcPr>
          <w:p w14:paraId="7CC508DF" w14:textId="77777777" w:rsidR="005D705B" w:rsidRDefault="005D705B" w:rsidP="006646B5">
            <w:pPr xmlns:w="http://schemas.openxmlformats.org/wordprocessingml/2006/main">
              <w:jc w:val="center"/>
            </w:pPr>
            <w:r xmlns:w="http://schemas.openxmlformats.org/wordprocessingml/2006/main">
              <w:t xml:space="preserve">11</w:t>
            </w:r>
          </w:p>
        </w:tc>
        <w:tc>
          <w:tcPr>
            <w:tcW w:w="4237" w:type="dxa"/>
          </w:tcPr>
          <w:p w14:paraId="2DF25AA2" w14:textId="77777777" w:rsidR="005D705B" w:rsidRDefault="005D705B" w:rsidP="005D705B">
            <w:r xmlns:w="http://schemas.openxmlformats.org/wordprocessingml/2006/main" w:rsidRPr="006E2002">
              <w:t xml:space="preserve">[ Yêu cầu 01] Hỗ trợ </w:t>
            </w:r>
            <w:r xmlns:w="http://schemas.openxmlformats.org/wordprocessingml/2006/main">
              <w:lastRenderedPageBreak xmlns:w="http://schemas.openxmlformats.org/wordprocessingml/2006/main"/>
            </w:r>
            <w:r xmlns:w="http://schemas.openxmlformats.org/wordprocessingml/2006/main">
              <w:t xml:space="preserve">khối ngoại vi bổ sung RLIN3n</w:t>
            </w:r>
          </w:p>
        </w:tc>
        <w:tc>
          <w:tcPr>
            <w:tcW w:w="1996" w:type="dxa"/>
          </w:tcPr>
          <w:p w14:paraId="458BCA00" w14:textId="77777777" w:rsidR="005D705B" w:rsidRDefault="005D705B" w:rsidP="006646B5">
            <w:r xmlns:w="http://schemas.openxmlformats.org/wordprocessingml/2006/main">
              <w:lastRenderedPageBreak xmlns:w="http://schemas.openxmlformats.org/wordprocessingml/2006/main"/>
            </w:r>
            <w:r xmlns:w="http://schemas.openxmlformats.org/wordprocessingml/2006/main">
              <w:t xml:space="preserve">Trí Nguyễn</w:t>
            </w:r>
          </w:p>
        </w:tc>
        <w:tc>
          <w:tcPr>
            <w:tcW w:w="1492" w:type="dxa"/>
          </w:tcPr>
          <w:p w14:paraId="1ED130FA" w14:textId="77777777" w:rsidR="005D705B" w:rsidRDefault="005D705B" w:rsidP="006646B5">
            <w:r xmlns:w="http://schemas.openxmlformats.org/wordprocessingml/2006/main">
              <w:t xml:space="preserve">15 Tháng ba, </w:t>
            </w:r>
            <w:r xmlns:w="http://schemas.openxmlformats.org/wordprocessingml/2006/main">
              <w:lastRenderedPageBreak xmlns:w="http://schemas.openxmlformats.org/wordprocessingml/2006/main"/>
            </w:r>
            <w:r xmlns:w="http://schemas.openxmlformats.org/wordprocessingml/2006/main">
              <w:t xml:space="preserve">2021</w:t>
            </w:r>
          </w:p>
        </w:tc>
      </w:tr>
      <w:tr w:rsidR="00DC3F7E" w:rsidRPr="00963A14" w14:paraId="3995ED34" w14:textId="77777777" w:rsidTr="005D705B">
        <w:tc>
          <w:tcPr>
            <w:tcW w:w="1517" w:type="dxa"/>
          </w:tcPr>
          <w:p w14:paraId="67AF882D" w14:textId="39661AFD" w:rsidR="00DC3F7E" w:rsidRDefault="00DC3F7E" w:rsidP="006646B5">
            <w:pPr xmlns:w="http://schemas.openxmlformats.org/wordprocessingml/2006/main">
              <w:jc w:val="center"/>
            </w:pPr>
            <w:r xmlns:w="http://schemas.openxmlformats.org/wordprocessingml/2006/main">
              <w:lastRenderedPageBreak xmlns:w="http://schemas.openxmlformats.org/wordprocessingml/2006/main"/>
            </w:r>
            <w:r xmlns:w="http://schemas.openxmlformats.org/wordprocessingml/2006/main">
              <w:t xml:space="preserve">12</w:t>
            </w:r>
          </w:p>
        </w:tc>
        <w:tc>
          <w:tcPr>
            <w:tcW w:w="4237" w:type="dxa"/>
          </w:tcPr>
          <w:p w14:paraId="5408122B" w14:textId="204BAE5E" w:rsidR="00DC3F7E" w:rsidRPr="006E2002" w:rsidRDefault="00DC3F7E" w:rsidP="005D705B">
            <w:r xmlns:w="http://schemas.openxmlformats.org/wordprocessingml/2006/main">
              <w:t xml:space="preserve">Hỗ trợ cài đặt tốc độ truyền cho RLIN3n</w:t>
            </w:r>
          </w:p>
        </w:tc>
        <w:tc>
          <w:tcPr>
            <w:tcW w:w="1996" w:type="dxa"/>
          </w:tcPr>
          <w:p w14:paraId="54ADE412" w14:textId="13A94792" w:rsidR="00DC3F7E" w:rsidRDefault="00DC3F7E" w:rsidP="006646B5">
            <w:r xmlns:w="http://schemas.openxmlformats.org/wordprocessingml/2006/main">
              <w:t xml:space="preserve">Trí Nguyễn</w:t>
            </w:r>
          </w:p>
        </w:tc>
        <w:tc>
          <w:tcPr>
            <w:tcW w:w="1492" w:type="dxa"/>
          </w:tcPr>
          <w:p w14:paraId="2E136852" w14:textId="1C89A47E" w:rsidR="00DC3F7E" w:rsidRDefault="00DC3F7E" w:rsidP="006646B5">
            <w:r xmlns:w="http://schemas.openxmlformats.org/wordprocessingml/2006/main">
              <w:t xml:space="preserve">23 Tháng Sáu, 2021</w:t>
            </w:r>
          </w:p>
        </w:tc>
      </w:tr>
      <w:tr w:rsidR="002972FB" w:rsidRPr="00963A14" w14:paraId="6D6B2FD3" w14:textId="77777777" w:rsidTr="005D705B">
        <w:tc>
          <w:tcPr>
            <w:tcW w:w="1517" w:type="dxa"/>
          </w:tcPr>
          <w:p w14:paraId="4F6CEE91" w14:textId="60793996" w:rsidR="002972FB" w:rsidRDefault="002972FB" w:rsidP="006646B5">
            <w:pPr xmlns:w="http://schemas.openxmlformats.org/wordprocessingml/2006/main">
              <w:jc w:val="center"/>
            </w:pPr>
            <w:r xmlns:w="http://schemas.openxmlformats.org/wordprocessingml/2006/main">
              <w:t xml:space="preserve">13</w:t>
            </w:r>
          </w:p>
        </w:tc>
        <w:tc>
          <w:tcPr>
            <w:tcW w:w="4237" w:type="dxa"/>
          </w:tcPr>
          <w:p w14:paraId="21091C20" w14:textId="3AAEDDFE" w:rsidR="002972FB" w:rsidRDefault="002972FB" w:rsidP="005D705B">
            <w:r xmlns:w="http://schemas.openxmlformats.org/wordprocessingml/2006/main">
              <w:t xml:space="preserve">Khắc phục sự cố thực thi nhỏ của Chế độ xem biểu đồ</w:t>
            </w:r>
          </w:p>
        </w:tc>
        <w:tc>
          <w:tcPr>
            <w:tcW w:w="1996" w:type="dxa"/>
          </w:tcPr>
          <w:p w14:paraId="7588BD3B" w14:textId="223A4552" w:rsidR="002972FB" w:rsidRDefault="002972FB" w:rsidP="006646B5">
            <w:r xmlns:w="http://schemas.openxmlformats.org/wordprocessingml/2006/main">
              <w:t xml:space="preserve">phúc giang</w:t>
            </w:r>
          </w:p>
        </w:tc>
        <w:tc>
          <w:tcPr>
            <w:tcW w:w="1492" w:type="dxa"/>
          </w:tcPr>
          <w:p w14:paraId="19D076D3" w14:textId="06A2492A" w:rsidR="002972FB" w:rsidRDefault="002972FB" w:rsidP="006646B5">
            <w:r xmlns:w="http://schemas.openxmlformats.org/wordprocessingml/2006/main">
              <w:t xml:space="preserve">Ngày 14 tháng 7 năm 2021</w:t>
            </w:r>
          </w:p>
        </w:tc>
      </w:tr>
    </w:tbl>
    <w:p w14:paraId="63D14989" w14:textId="77777777" w:rsidR="00B801BE" w:rsidRPr="00963A14" w:rsidRDefault="00B801BE" w:rsidP="005A2A9D"/>
    <w:p w14:paraId="6EFEF165" w14:textId="77777777" w:rsidR="00B801BE" w:rsidRPr="00963A14" w:rsidRDefault="00B801BE" w:rsidP="005A2A9D"/>
    <w:p w14:paraId="457FADB9" w14:textId="77777777" w:rsidR="00B801BE" w:rsidRPr="00963A14" w:rsidRDefault="00B801BE" w:rsidP="005A2A9D">
      <w:r w:rsidRPr="00963A14">
        <w:br w:type="page"/>
      </w:r>
    </w:p>
    <w:p w14:paraId="4E3859C3" w14:textId="77777777" w:rsidR="00657CEA" w:rsidRPr="00AC5E9D" w:rsidRDefault="00657CEA" w:rsidP="00AC5E9D">
      <w:pPr xmlns:w="http://schemas.openxmlformats.org/wordprocessingml/2006/main">
        <w:pStyle w:val="Heading1"/>
        <w:numPr>
          <w:ilvl w:val="0"/>
          <w:numId w:val="0"/>
        </w:numPr>
      </w:pPr>
      <w:bookmarkStart xmlns:w="http://schemas.openxmlformats.org/wordprocessingml/2006/main" w:id="0" w:name="_Toc34990874"/>
      <w:bookmarkStart xmlns:w="http://schemas.openxmlformats.org/wordprocessingml/2006/main" w:id="1" w:name="_Toc56953549"/>
      <w:r xmlns:w="http://schemas.openxmlformats.org/wordprocessingml/2006/main" w:rsidRPr="00AC5E9D">
        <w:lastRenderedPageBreak xmlns:w="http://schemas.openxmlformats.org/wordprocessingml/2006/main"/>
      </w:r>
      <w:r xmlns:w="http://schemas.openxmlformats.org/wordprocessingml/2006/main" w:rsidRPr="00AC5E9D">
        <w:t xml:space="preserve">lục mục</w:t>
      </w:r>
      <w:bookmarkEnd xmlns:w="http://schemas.openxmlformats.org/wordprocessingml/2006/main" w:id="0"/>
      <w:bookmarkEnd xmlns:w="http://schemas.openxmlformats.org/wordprocessingml/2006/main" w:id="1"/>
    </w:p>
    <w:p w14:paraId="62D87996" w14:textId="77777777" w:rsidR="005A2A9D" w:rsidRPr="005A2A9D" w:rsidRDefault="005A2A9D" w:rsidP="005A2A9D"/>
    <w:sdt>
      <w:sdtPr>
        <w:id w:val="-1022857006"/>
        <w:docPartObj>
          <w:docPartGallery w:val="Table of Contents"/>
          <w:docPartUnique/>
        </w:docPartObj>
      </w:sdtPr>
      <w:sdtEndPr>
        <w:rPr>
          <w:b/>
          <w:bCs/>
          <w:noProof/>
        </w:rPr>
      </w:sdtEndPr>
      <w:sdtContent>
        <w:p w14:paraId="25BD50FA" w14:textId="77777777" w:rsidR="005B33DA" w:rsidRDefault="005A2A9D">
          <w:pPr xmlns:w="http://schemas.openxmlformats.org/wordprocessingml/2006/main">
            <w:pStyle w:val="TOC1"/>
            <w:tabs>
              <w:tab w:val="right" w:leader="dot" w:pos="9016"/>
            </w:tabs>
            <w:rPr>
              <w:rFonts w:asciiTheme="minorHAnsi" w:hAnsiTheme="minorHAnsi"/>
              <w:noProof/>
              <w:sz w:val="22"/>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\o "1-3" \h \z \u </w:instrText>
          </w:r>
          <w:r xmlns:w="http://schemas.openxmlformats.org/wordprocessingml/2006/main">
            <w:fldChar xmlns:w="http://schemas.openxmlformats.org/wordprocessingml/2006/main" w:fldCharType="separate"/>
          </w:r>
          <w:hyperlink xmlns:w="http://schemas.openxmlformats.org/wordprocessingml/2006/main" w:anchor="_Toc56953549" w:history="1">
            <w:r xmlns:w="http://schemas.openxmlformats.org/wordprocessingml/2006/main" w:rsidR="005B33DA" w:rsidRPr="0054649A">
              <w:rPr>
                <w:rStyle w:val="Hyperlink"/>
                <w:noProof/>
              </w:rPr>
              <w:t xml:space="preserve">lục mục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_Toc56953549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49" w:history="1">
            <w:r xmlns:w="http://schemas.openxmlformats.org/wordprocessingml/2006/main" w:rsidR="005B33DA">
              <w:rPr>
                <w:noProof/>
                <w:webHidden/>
              </w:rPr>
              <w:t xml:space="preserve">1</w:t>
            </w:r>
          </w:hyperlink>
          <w:r xmlns:w="http://schemas.openxmlformats.org/wordprocessingml/2006/main" w:rsidR="005B33DA">
            <w:rPr>
              <w:noProof/>
              <w:webHidden/>
            </w:rPr>
            <w:fldChar xmlns:w="http://schemas.openxmlformats.org/wordprocessingml/2006/main" w:fldCharType="end"/>
          </w:r>
        </w:p>
        <w:p w14:paraId="6AD8465B" w14:textId="77777777" w:rsidR="005B33DA" w:rsidRDefault="00F32F2E">
          <w:pPr xmlns:w="http://schemas.openxmlformats.org/wordprocessingml/2006/main">
            <w:pStyle w:val="TOC1"/>
            <w:tabs>
              <w:tab w:val="right" w:leader="dot" w:pos="9016"/>
            </w:tabs>
            <w:rPr>
              <w:rFonts w:asciiTheme="minorHAnsi" w:hAnsiTheme="minorHAnsi"/>
              <w:noProof/>
              <w:sz w:val="22"/>
            </w:rPr>
          </w:pPr>
          <w:hyperlink xmlns:w="http://schemas.openxmlformats.org/wordprocessingml/2006/main" w:anchor="_Toc56953550" w:history="1">
            <w:r xmlns:w="http://schemas.openxmlformats.org/wordprocessingml/2006/main" w:rsidR="005B33DA" w:rsidRPr="0054649A">
              <w:rPr>
                <w:rStyle w:val="Hyperlink"/>
                <w:noProof/>
              </w:rPr>
              <w:t xml:space="preserve">1. Tổng quan vHILS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_Toc56953550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0" w:history="1">
            <w:r xmlns:w="http://schemas.openxmlformats.org/wordprocessingml/2006/main" w:rsidR="005B33DA">
              <w:rPr>
                <w:noProof/>
                <w:webHidden/>
              </w:rPr>
              <w:t xml:space="preserve">3</w:t>
            </w:r>
          </w:hyperlink>
          <w:r xmlns:w="http://schemas.openxmlformats.org/wordprocessingml/2006/main" w:rsidR="005B33DA">
            <w:rPr>
              <w:noProof/>
              <w:webHidden/>
            </w:rPr>
            <w:fldChar xmlns:w="http://schemas.openxmlformats.org/wordprocessingml/2006/main" w:fldCharType="end"/>
          </w:r>
        </w:p>
        <w:p w14:paraId="06101277" w14:textId="77777777" w:rsidR="005B33DA" w:rsidRDefault="00F32F2E">
          <w:pPr xmlns:w="http://schemas.openxmlformats.org/wordprocessingml/2006/main">
            <w:pStyle w:val="TOC1"/>
            <w:tabs>
              <w:tab w:val="right" w:leader="dot" w:pos="9016"/>
            </w:tabs>
            <w:rPr>
              <w:rFonts w:asciiTheme="minorHAnsi" w:hAnsiTheme="minorHAnsi"/>
              <w:noProof/>
              <w:sz w:val="22"/>
            </w:rPr>
          </w:pPr>
          <w:hyperlink xmlns:w="http://schemas.openxmlformats.org/wordprocessingml/2006/main" w:anchor="_Toc56953551" w:history="1">
            <w:r xmlns:w="http://schemas.openxmlformats.org/wordprocessingml/2006/main" w:rsidR="005B33DA" w:rsidRPr="0054649A">
              <w:rPr>
                <w:rStyle w:val="Hyperlink"/>
                <w:noProof/>
              </w:rPr>
              <w:t xml:space="preserve">2. vHILS Design (gói demo)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_Toc56953551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1" w:history="1">
            <w:r xmlns:w="http://schemas.openxmlformats.org/wordprocessingml/2006/main" w:rsidR="005B33DA">
              <w:rPr>
                <w:noProof/>
                <w:webHidden/>
              </w:rPr>
              <w:t xml:space="preserve">3</w:t>
            </w:r>
          </w:hyperlink>
          <w:r xmlns:w="http://schemas.openxmlformats.org/wordprocessingml/2006/main" w:rsidR="005B33DA">
            <w:rPr>
              <w:noProof/>
              <w:webHidden/>
            </w:rPr>
            <w:fldChar xmlns:w="http://schemas.openxmlformats.org/wordprocessingml/2006/main" w:fldCharType="end"/>
          </w:r>
        </w:p>
        <w:p w14:paraId="31A10705"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52" w:history="1">
            <w:r xmlns:w="http://schemas.openxmlformats.org/wordprocessingml/2006/main" w:rsidR="005B33DA" w:rsidRPr="0054649A">
              <w:rPr>
                <w:rStyle w:val="Hyperlink"/>
                <w:noProof/>
              </w:rPr>
              <w:t xml:space="preserve">2.1. Tạo tệp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_Toc56953552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2" w:history="1">
            <w:r xmlns:w="http://schemas.openxmlformats.org/wordprocessingml/2006/main" w:rsidR="005B33DA">
              <w:rPr>
                <w:noProof/>
                <w:webHidden/>
              </w:rPr>
              <w:t xml:space="preserve">4</w:t>
            </w:r>
          </w:hyperlink>
          <w:r xmlns:w="http://schemas.openxmlformats.org/wordprocessingml/2006/main" w:rsidR="005B33DA">
            <w:rPr>
              <w:noProof/>
              <w:webHidden/>
            </w:rPr>
            <w:fldChar xmlns:w="http://schemas.openxmlformats.org/wordprocessingml/2006/main" w:fldCharType="end"/>
          </w:r>
        </w:p>
        <w:p w14:paraId="09970F9B"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53" w:history="1">
            <w:r xmlns:w="http://schemas.openxmlformats.org/wordprocessingml/2006/main" w:rsidR="005B33DA" w:rsidRPr="0054649A">
              <w:rPr>
                <w:rStyle w:val="Hyperlink"/>
                <w:noProof/>
              </w:rPr>
              <w:t xml:space="preserve">2.1.1. Engine thế hệ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_Toc56953553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3" w:history="1">
            <w:r xmlns:w="http://schemas.openxmlformats.org/wordprocessingml/2006/main" w:rsidR="005B33DA">
              <w:rPr>
                <w:noProof/>
                <w:webHidden/>
              </w:rPr>
              <w:t xml:space="preserve">4</w:t>
            </w:r>
          </w:hyperlink>
          <w:r xmlns:w="http://schemas.openxmlformats.org/wordprocessingml/2006/main" w:rsidR="005B33DA">
            <w:rPr>
              <w:noProof/>
              <w:webHidden/>
            </w:rPr>
            <w:fldChar xmlns:w="http://schemas.openxmlformats.org/wordprocessingml/2006/main" w:fldCharType="end"/>
          </w:r>
        </w:p>
        <w:p w14:paraId="033E570C"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54" w:history="1">
            <w:r xmlns:w="http://schemas.openxmlformats.org/wordprocessingml/2006/main" w:rsidR="005B33DA" w:rsidRPr="0054649A">
              <w:rPr>
                <w:rStyle w:val="Hyperlink"/>
                <w:noProof/>
              </w:rPr>
              <w:t xml:space="preserve">2.1.2. Constructor create file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_Toc56953554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4" w:history="1">
            <w:r xmlns:w="http://schemas.openxmlformats.org/wordprocessingml/2006/main" w:rsidR="005B33DA">
              <w:rPr>
                <w:noProof/>
                <w:webHidden/>
              </w:rPr>
              <w:t xml:space="preserve">5</w:t>
            </w:r>
          </w:hyperlink>
          <w:r xmlns:w="http://schemas.openxmlformats.org/wordprocessingml/2006/main" w:rsidR="005B33DA">
            <w:rPr>
              <w:noProof/>
              <w:webHidden/>
            </w:rPr>
            <w:fldChar xmlns:w="http://schemas.openxmlformats.org/wordprocessingml/2006/main" w:fldCharType="end"/>
          </w:r>
        </w:p>
        <w:p w14:paraId="099E2182" w14:textId="77777777" w:rsidR="005B33DA" w:rsidRDefault="00F32F2E">
          <w:pPr xmlns:w="http://schemas.openxmlformats.org/wordprocessingml/2006/main">
            <w:pStyle w:val="TOC1"/>
            <w:tabs>
              <w:tab w:val="right" w:leader="dot" w:pos="9016"/>
            </w:tabs>
            <w:rPr>
              <w:rFonts w:asciiTheme="minorHAnsi" w:hAnsiTheme="minorHAnsi"/>
              <w:noProof/>
              <w:sz w:val="22"/>
            </w:rPr>
          </w:pPr>
          <w:hyperlink xmlns:w="http://schemas.openxmlformats.org/wordprocessingml/2006/main" w:anchor="_Toc56953555" w:history="1">
            <w:r xmlns:w="http://schemas.openxmlformats.org/wordprocessingml/2006/main" w:rsidR="005B33DA" w:rsidRPr="0054649A">
              <w:rPr>
                <w:rStyle w:val="Hyperlink"/>
                <w:noProof/>
              </w:rPr>
              <w:t xml:space="preserve">3. Khối chức năng S sinh mã nguồn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_Toc56953555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5" w:history="1">
            <w:r xmlns:w="http://schemas.openxmlformats.org/wordprocessingml/2006/main" w:rsidR="005B33DA">
              <w:rPr>
                <w:noProof/>
                <w:webHidden/>
              </w:rPr>
              <w:t xml:space="preserve">7</w:t>
            </w:r>
          </w:hyperlink>
          <w:r xmlns:w="http://schemas.openxmlformats.org/wordprocessingml/2006/main" w:rsidR="005B33DA">
            <w:rPr>
              <w:noProof/>
              <w:webHidden/>
            </w:rPr>
            <w:fldChar xmlns:w="http://schemas.openxmlformats.org/wordprocessingml/2006/main" w:fldCharType="end"/>
          </w:r>
        </w:p>
        <w:p w14:paraId="127829E9"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56" w:history="1">
            <w:r xmlns:w="http://schemas.openxmlformats.org/wordprocessingml/2006/main" w:rsidR="005B33DA" w:rsidRPr="0054649A">
              <w:rPr>
                <w:rStyle w:val="Hyperlink"/>
                <w:noProof/>
              </w:rPr>
              <w:t xml:space="preserve">3.1.1. Tổng quan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_Toc56953556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6" w:history="1">
            <w:r xmlns:w="http://schemas.openxmlformats.org/wordprocessingml/2006/main" w:rsidR="005B33DA">
              <w:rPr>
                <w:noProof/>
                <w:webHidden/>
              </w:rPr>
              <w:t xml:space="preserve">7</w:t>
            </w:r>
          </w:hyperlink>
          <w:r xmlns:w="http://schemas.openxmlformats.org/wordprocessingml/2006/main" w:rsidR="005B33DA">
            <w:rPr>
              <w:noProof/>
              <w:webHidden/>
            </w:rPr>
            <w:fldChar xmlns:w="http://schemas.openxmlformats.org/wordprocessingml/2006/main" w:fldCharType="end"/>
          </w:r>
        </w:p>
        <w:p w14:paraId="26EC8429"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57" w:history="1">
            <w:r xmlns:w="http://schemas.openxmlformats.org/wordprocessingml/2006/main" w:rsidR="005B33DA" w:rsidRPr="0054649A">
              <w:rPr>
                <w:rStyle w:val="Hyperlink"/>
                <w:noProof/>
              </w:rPr>
              <w:t xml:space="preserve">3.1.2. QUẢNG CAO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_Toc56953557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7" w:history="1">
            <w:r xmlns:w="http://schemas.openxmlformats.org/wordprocessingml/2006/main" w:rsidR="005B33DA">
              <w:rPr>
                <w:noProof/>
                <w:webHidden/>
              </w:rPr>
              <w:t xml:space="preserve">7</w:t>
            </w:r>
          </w:hyperlink>
          <w:r xmlns:w="http://schemas.openxmlformats.org/wordprocessingml/2006/main" w:rsidR="005B33DA">
            <w:rPr>
              <w:noProof/>
              <w:webHidden/>
            </w:rPr>
            <w:fldChar xmlns:w="http://schemas.openxmlformats.org/wordprocessingml/2006/main" w:fldCharType="end"/>
          </w:r>
        </w:p>
        <w:p w14:paraId="5A96F026"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58" w:history="1">
            <w:r xmlns:w="http://schemas.openxmlformats.org/wordprocessingml/2006/main" w:rsidR="005B33DA" w:rsidRPr="0054649A">
              <w:rPr>
                <w:rStyle w:val="Hyperlink"/>
                <w:noProof/>
              </w:rPr>
              <w:t xml:space="preserve">3.1.3. CỔNG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_Toc56953558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8" w:history="1">
            <w:r xmlns:w="http://schemas.openxmlformats.org/wordprocessingml/2006/main" w:rsidR="005B33DA">
              <w:rPr>
                <w:noProof/>
                <w:webHidden/>
              </w:rPr>
              <w:t xml:space="preserve">12</w:t>
            </w:r>
          </w:hyperlink>
          <w:r xmlns:w="http://schemas.openxmlformats.org/wordprocessingml/2006/main" w:rsidR="005B33DA">
            <w:rPr>
              <w:noProof/>
              <w:webHidden/>
            </w:rPr>
            <w:fldChar xmlns:w="http://schemas.openxmlformats.org/wordprocessingml/2006/main" w:fldCharType="end"/>
          </w:r>
        </w:p>
        <w:p w14:paraId="6B87BC6E"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59" w:history="1">
            <w:r xmlns:w="http://schemas.openxmlformats.org/wordprocessingml/2006/main" w:rsidR="005B33DA" w:rsidRPr="0054649A">
              <w:rPr>
                <w:rStyle w:val="Hyperlink"/>
                <w:noProof/>
              </w:rPr>
              <w:t xml:space="preserve">3.2. Mã nguồn ngoại vi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_Toc56953559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59" w:history="1">
            <w:r xmlns:w="http://schemas.openxmlformats.org/wordprocessingml/2006/main" w:rsidR="005B33DA">
              <w:rPr>
                <w:noProof/>
                <w:webHidden/>
              </w:rPr>
              <w:t xml:space="preserve">18</w:t>
            </w:r>
          </w:hyperlink>
          <w:r xmlns:w="http://schemas.openxmlformats.org/wordprocessingml/2006/main" w:rsidR="005B33DA">
            <w:rPr>
              <w:noProof/>
              <w:webHidden/>
            </w:rPr>
            <w:fldChar xmlns:w="http://schemas.openxmlformats.org/wordprocessingml/2006/main" w:fldCharType="end"/>
          </w:r>
        </w:p>
        <w:p w14:paraId="5154A938"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60" w:history="1">
            <w:r xmlns:w="http://schemas.openxmlformats.org/wordprocessingml/2006/main" w:rsidR="005B33DA" w:rsidRPr="0054649A">
              <w:rPr>
                <w:rStyle w:val="Hyperlink"/>
                <w:noProof/>
              </w:rPr>
              <w:t xml:space="preserve">3.3. Tính năng đo thời gian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_Toc56953560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0" w:history="1">
            <w:r xmlns:w="http://schemas.openxmlformats.org/wordprocessingml/2006/main" w:rsidR="005B33DA">
              <w:rPr>
                <w:noProof/>
                <w:webHidden/>
              </w:rPr>
              <w:t xml:space="preserve">20</w:t>
            </w:r>
          </w:hyperlink>
          <w:r xmlns:w="http://schemas.openxmlformats.org/wordprocessingml/2006/main" w:rsidR="005B33DA">
            <w:rPr>
              <w:noProof/>
              <w:webHidden/>
            </w:rPr>
            <w:fldChar xmlns:w="http://schemas.openxmlformats.org/wordprocessingml/2006/main" w:fldCharType="end"/>
          </w:r>
        </w:p>
        <w:p w14:paraId="37EC9A7E"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61" w:history="1">
            <w:r xmlns:w="http://schemas.openxmlformats.org/wordprocessingml/2006/main" w:rsidR="005B33DA" w:rsidRPr="0054649A">
              <w:rPr>
                <w:rStyle w:val="Hyperlink"/>
                <w:noProof/>
              </w:rPr>
              <w:t xml:space="preserve">3.4. vHILS GUI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_Toc56953561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1" w:history="1">
            <w:r xmlns:w="http://schemas.openxmlformats.org/wordprocessingml/2006/main" w:rsidR="005B33DA">
              <w:rPr>
                <w:noProof/>
                <w:webHidden/>
              </w:rPr>
              <w:t xml:space="preserve">23</w:t>
            </w:r>
          </w:hyperlink>
          <w:r xmlns:w="http://schemas.openxmlformats.org/wordprocessingml/2006/main" w:rsidR="005B33DA">
            <w:rPr>
              <w:noProof/>
              <w:webHidden/>
            </w:rPr>
            <w:fldChar xmlns:w="http://schemas.openxmlformats.org/wordprocessingml/2006/main" w:fldCharType="end"/>
          </w:r>
        </w:p>
        <w:p w14:paraId="0AEFA2C0"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62" w:history="1">
            <w:r xmlns:w="http://schemas.openxmlformats.org/wordprocessingml/2006/main" w:rsidR="005B33DA" w:rsidRPr="0054649A">
              <w:rPr>
                <w:rStyle w:val="Hyperlink"/>
                <w:noProof/>
              </w:rPr>
              <w:t xml:space="preserve">3.5. giấy phép vHILS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_Toc56953562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2" w:history="1">
            <w:r xmlns:w="http://schemas.openxmlformats.org/wordprocessingml/2006/main" w:rsidR="005B33DA">
              <w:rPr>
                <w:noProof/>
                <w:webHidden/>
              </w:rPr>
              <w:t xml:space="preserve">25</w:t>
            </w:r>
          </w:hyperlink>
          <w:r xmlns:w="http://schemas.openxmlformats.org/wordprocessingml/2006/main" w:rsidR="005B33DA">
            <w:rPr>
              <w:noProof/>
              <w:webHidden/>
            </w:rPr>
            <w:fldChar xmlns:w="http://schemas.openxmlformats.org/wordprocessingml/2006/main" w:fldCharType="end"/>
          </w:r>
        </w:p>
        <w:p w14:paraId="26436476" w14:textId="77777777" w:rsidR="005B33DA" w:rsidRDefault="00F32F2E">
          <w:pPr xmlns:w="http://schemas.openxmlformats.org/wordprocessingml/2006/main">
            <w:pStyle w:val="TOC1"/>
            <w:tabs>
              <w:tab w:val="right" w:leader="dot" w:pos="9016"/>
            </w:tabs>
            <w:rPr>
              <w:rFonts w:asciiTheme="minorHAnsi" w:hAnsiTheme="minorHAnsi"/>
              <w:noProof/>
              <w:sz w:val="22"/>
            </w:rPr>
          </w:pPr>
          <w:hyperlink xmlns:w="http://schemas.openxmlformats.org/wordprocessingml/2006/main" w:anchor="_Toc56953563" w:history="1">
            <w:r xmlns:w="http://schemas.openxmlformats.org/wordprocessingml/2006/main" w:rsidR="005B33DA" w:rsidRPr="0054649A">
              <w:rPr>
                <w:rStyle w:val="Hyperlink"/>
                <w:noProof/>
              </w:rPr>
              <w:t xml:space="preserve">4. Biên dịch mã nguồn đã tạo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_Toc56953563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3" w:history="1">
            <w:r xmlns:w="http://schemas.openxmlformats.org/wordprocessingml/2006/main" w:rsidR="005B33DA">
              <w:rPr>
                <w:noProof/>
                <w:webHidden/>
              </w:rPr>
              <w:t xml:space="preserve">26</w:t>
            </w:r>
          </w:hyperlink>
          <w:r xmlns:w="http://schemas.openxmlformats.org/wordprocessingml/2006/main" w:rsidR="005B33DA">
            <w:rPr>
              <w:noProof/>
              <w:webHidden/>
            </w:rPr>
            <w:fldChar xmlns:w="http://schemas.openxmlformats.org/wordprocessingml/2006/main" w:fldCharType="end"/>
          </w:r>
        </w:p>
        <w:p w14:paraId="0271CC00"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64" w:history="1">
            <w:r xmlns:w="http://schemas.openxmlformats.org/wordprocessingml/2006/main" w:rsidR="005B33DA" w:rsidRPr="0054649A">
              <w:rPr>
                <w:rStyle w:val="Hyperlink"/>
                <w:noProof/>
              </w:rPr>
              <w:t xml:space="preserve">4.1. Tổng quan về Makefile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_Toc56953564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4" w:history="1">
            <w:r xmlns:w="http://schemas.openxmlformats.org/wordprocessingml/2006/main" w:rsidR="005B33DA">
              <w:rPr>
                <w:noProof/>
                <w:webHidden/>
              </w:rPr>
              <w:t xml:space="preserve">26</w:t>
            </w:r>
          </w:hyperlink>
          <w:r xmlns:w="http://schemas.openxmlformats.org/wordprocessingml/2006/main" w:rsidR="005B33DA">
            <w:rPr>
              <w:noProof/>
              <w:webHidden/>
            </w:rPr>
            <w:fldChar xmlns:w="http://schemas.openxmlformats.org/wordprocessingml/2006/main" w:fldCharType="end"/>
          </w:r>
        </w:p>
        <w:p w14:paraId="62ABDA43"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65" w:history="1">
            <w:r xmlns:w="http://schemas.openxmlformats.org/wordprocessingml/2006/main" w:rsidR="005B33DA" w:rsidRPr="0054649A">
              <w:rPr>
                <w:rStyle w:val="Hyperlink"/>
                <w:noProof/>
              </w:rPr>
              <w:t xml:space="preserve">4.2. Hỗ trợ đặc điểm kỹ thuật Renesas biên dịch.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_Toc56953565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5" w:history="1">
            <w:r xmlns:w="http://schemas.openxmlformats.org/wordprocessingml/2006/main" w:rsidR="005B33DA">
              <w:rPr>
                <w:noProof/>
                <w:webHidden/>
              </w:rPr>
              <w:t xml:space="preserve">26</w:t>
            </w:r>
          </w:hyperlink>
          <w:r xmlns:w="http://schemas.openxmlformats.org/wordprocessingml/2006/main" w:rsidR="005B33DA">
            <w:rPr>
              <w:noProof/>
              <w:webHidden/>
            </w:rPr>
            <w:fldChar xmlns:w="http://schemas.openxmlformats.org/wordprocessingml/2006/main" w:fldCharType="end"/>
          </w:r>
        </w:p>
        <w:p w14:paraId="75E13A5E"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66" w:history="1">
            <w:r xmlns:w="http://schemas.openxmlformats.org/wordprocessingml/2006/main" w:rsidR="005B33DA" w:rsidRPr="0054649A">
              <w:rPr>
                <w:rStyle w:val="Hyperlink"/>
                <w:noProof/>
              </w:rPr>
              <w:t xml:space="preserve">4.2.1. Build and link lines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_Toc56953566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6" w:history="1">
            <w:r xmlns:w="http://schemas.openxmlformats.org/wordprocessingml/2006/main" w:rsidR="005B33DA">
              <w:rPr>
                <w:noProof/>
                <w:webHidden/>
              </w:rPr>
              <w:t xml:space="preserve">26</w:t>
            </w:r>
          </w:hyperlink>
          <w:r xmlns:w="http://schemas.openxmlformats.org/wordprocessingml/2006/main" w:rsidR="005B33DA">
            <w:rPr>
              <w:noProof/>
              <w:webHidden/>
            </w:rPr>
            <w:fldChar xmlns:w="http://schemas.openxmlformats.org/wordprocessingml/2006/main" w:fldCharType="end"/>
          </w:r>
        </w:p>
        <w:p w14:paraId="5C892CEC"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67" w:history="1">
            <w:r xmlns:w="http://schemas.openxmlformats.org/wordprocessingml/2006/main" w:rsidR="005B33DA" w:rsidRPr="0054649A">
              <w:rPr>
                <w:rStyle w:val="Hyperlink"/>
                <w:noProof/>
              </w:rPr>
              <w:t xml:space="preserve">4.2.2. Cập nhật thời điểm khi hỗ trợ biên dịch Renesas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_Toc56953567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7" w:history="1">
            <w:r xmlns:w="http://schemas.openxmlformats.org/wordprocessingml/2006/main" w:rsidR="005B33DA">
              <w:rPr>
                <w:noProof/>
                <w:webHidden/>
              </w:rPr>
              <w:t xml:space="preserve">27</w:t>
            </w:r>
          </w:hyperlink>
          <w:r xmlns:w="http://schemas.openxmlformats.org/wordprocessingml/2006/main" w:rsidR="005B33DA">
            <w:rPr>
              <w:noProof/>
              <w:webHidden/>
            </w:rPr>
            <w:fldChar xmlns:w="http://schemas.openxmlformats.org/wordprocessingml/2006/main" w:fldCharType="end"/>
          </w:r>
        </w:p>
        <w:p w14:paraId="158D2E7B"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68" w:history="1">
            <w:r xmlns:w="http://schemas.openxmlformats.org/wordprocessingml/2006/main" w:rsidR="005B33DA" w:rsidRPr="0054649A">
              <w:rPr>
                <w:rStyle w:val="Hyperlink"/>
                <w:noProof/>
              </w:rPr>
              <w:t xml:space="preserve">4.2.3. Kết quả sau khi thực hiện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_Toc56953568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8" w:history="1">
            <w:r xmlns:w="http://schemas.openxmlformats.org/wordprocessingml/2006/main" w:rsidR="005B33DA">
              <w:rPr>
                <w:noProof/>
                <w:webHidden/>
              </w:rPr>
              <w:t xml:space="preserve">27</w:t>
            </w:r>
          </w:hyperlink>
          <w:r xmlns:w="http://schemas.openxmlformats.org/wordprocessingml/2006/main" w:rsidR="005B33DA">
            <w:rPr>
              <w:noProof/>
              <w:webHidden/>
            </w:rPr>
            <w:fldChar xmlns:w="http://schemas.openxmlformats.org/wordprocessingml/2006/main" w:fldCharType="end"/>
          </w:r>
        </w:p>
        <w:p w14:paraId="643CE8DE" w14:textId="77777777" w:rsidR="005B33DA" w:rsidRDefault="00F32F2E">
          <w:pPr xmlns:w="http://schemas.openxmlformats.org/wordprocessingml/2006/main">
            <w:pStyle w:val="TOC1"/>
            <w:tabs>
              <w:tab w:val="right" w:leader="dot" w:pos="9016"/>
            </w:tabs>
            <w:rPr>
              <w:rFonts w:asciiTheme="minorHAnsi" w:hAnsiTheme="minorHAnsi"/>
              <w:noProof/>
              <w:sz w:val="22"/>
            </w:rPr>
          </w:pPr>
          <w:hyperlink xmlns:w="http://schemas.openxmlformats.org/wordprocessingml/2006/main" w:anchor="_Toc56953569" w:history="1">
            <w:r xmlns:w="http://schemas.openxmlformats.org/wordprocessingml/2006/main" w:rsidR="005B33DA" w:rsidRPr="0054649A">
              <w:rPr>
                <w:rStyle w:val="Hyperlink"/>
                <w:noProof/>
              </w:rPr>
              <w:t xml:space="preserve">5. Các bước chạy mô phỏng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_Toc56953569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69" w:history="1">
            <w:r xmlns:w="http://schemas.openxmlformats.org/wordprocessingml/2006/main" w:rsidR="005B33DA">
              <w:rPr>
                <w:noProof/>
                <w:webHidden/>
              </w:rPr>
              <w:t xml:space="preserve">29</w:t>
            </w:r>
          </w:hyperlink>
          <w:r xmlns:w="http://schemas.openxmlformats.org/wordprocessingml/2006/main" w:rsidR="005B33DA">
            <w:rPr>
              <w:noProof/>
              <w:webHidden/>
            </w:rPr>
            <w:fldChar xmlns:w="http://schemas.openxmlformats.org/wordprocessingml/2006/main" w:fldCharType="end"/>
          </w:r>
        </w:p>
        <w:p w14:paraId="0FBE71BB" w14:textId="77777777" w:rsidR="005B33DA" w:rsidRDefault="00F32F2E">
          <w:pPr xmlns:w="http://schemas.openxmlformats.org/wordprocessingml/2006/main">
            <w:pStyle w:val="TOC1"/>
            <w:tabs>
              <w:tab w:val="right" w:leader="dot" w:pos="9016"/>
            </w:tabs>
            <w:rPr>
              <w:rFonts w:asciiTheme="minorHAnsi" w:hAnsiTheme="minorHAnsi"/>
              <w:noProof/>
              <w:sz w:val="22"/>
            </w:rPr>
          </w:pPr>
          <w:hyperlink xmlns:w="http://schemas.openxmlformats.org/wordprocessingml/2006/main" w:anchor="_Toc56953570" w:history="1">
            <w:r xmlns:w="http://schemas.openxmlformats.org/wordprocessingml/2006/main" w:rsidR="005B33DA" w:rsidRPr="0054649A">
              <w:rPr>
                <w:rStyle w:val="Hyperlink"/>
                <w:noProof/>
              </w:rPr>
              <w:t xml:space="preserve">6. Vấn đề: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_Toc56953570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70" w:history="1">
            <w:r xmlns:w="http://schemas.openxmlformats.org/wordprocessingml/2006/main" w:rsidR="005B33DA">
              <w:rPr>
                <w:noProof/>
                <w:webHidden/>
              </w:rPr>
              <w:t xml:space="preserve">32</w:t>
            </w:r>
          </w:hyperlink>
          <w:r xmlns:w="http://schemas.openxmlformats.org/wordprocessingml/2006/main" w:rsidR="005B33DA">
            <w:rPr>
              <w:noProof/>
              <w:webHidden/>
            </w:rPr>
            <w:fldChar xmlns:w="http://schemas.openxmlformats.org/wordprocessingml/2006/main" w:fldCharType="end"/>
          </w:r>
        </w:p>
        <w:p w14:paraId="181DC7B0" w14:textId="77777777" w:rsidR="005B33DA" w:rsidRDefault="00F32F2E">
          <w:pPr xmlns:w="http://schemas.openxmlformats.org/wordprocessingml/2006/main">
            <w:pStyle w:val="TOC2"/>
            <w:tabs>
              <w:tab w:val="left" w:pos="5539"/>
              <w:tab w:val="right" w:leader="dot" w:pos="9016"/>
            </w:tabs>
            <w:rPr>
              <w:rFonts w:asciiTheme="minorHAnsi" w:hAnsiTheme="minorHAnsi"/>
              <w:noProof/>
              <w:sz w:val="22"/>
            </w:rPr>
          </w:pPr>
          <w:hyperlink xmlns:w="http://schemas.openxmlformats.org/wordprocessingml/2006/main" w:anchor="_Toc56953571" w:history="1">
            <w:r xmlns:w="http://schemas.openxmlformats.org/wordprocessingml/2006/main" w:rsidR="005B33DA" w:rsidRPr="0054649A">
              <w:rPr>
                <w:rStyle w:val="Hyperlink"/>
                <w:noProof/>
              </w:rPr>
              <w:t xml:space="preserve">6.1. Bước đầu không đồng bộ (Vẫn chưa giải quyết được) </w:t>
            </w:r>
          </w:hyperlink>
          <w:r xmlns:w="http://schemas.openxmlformats.org/wordprocessingml/2006/main" w:rsidR="005B33DA">
            <w:rPr>
              <w:rFonts w:asciiTheme="minorHAnsi" w:hAnsiTheme="minorHAnsi"/>
              <w:noProof/>
              <w:sz w:val="22"/>
            </w:rPr>
            <w:tab xmlns:w="http://schemas.openxmlformats.org/wordprocessingml/2006/main"/>
          </w:r>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_Toc56953571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71" w:history="1">
            <w:r xmlns:w="http://schemas.openxmlformats.org/wordprocessingml/2006/main" w:rsidR="005B33DA">
              <w:rPr>
                <w:noProof/>
                <w:webHidden/>
              </w:rPr>
              <w:t xml:space="preserve">32</w:t>
            </w:r>
          </w:hyperlink>
          <w:r xmlns:w="http://schemas.openxmlformats.org/wordprocessingml/2006/main" w:rsidR="005B33DA">
            <w:rPr>
              <w:noProof/>
              <w:webHidden/>
            </w:rPr>
            <w:fldChar xmlns:w="http://schemas.openxmlformats.org/wordprocessingml/2006/main" w:fldCharType="end"/>
          </w:r>
        </w:p>
        <w:p w14:paraId="4982599E" w14:textId="77777777" w:rsidR="005B33DA" w:rsidRDefault="00F32F2E">
          <w:pPr xmlns:w="http://schemas.openxmlformats.org/wordprocessingml/2006/main">
            <w:pStyle w:val="TOC2"/>
            <w:tabs>
              <w:tab w:val="right" w:leader="dot" w:pos="9016"/>
            </w:tabs>
            <w:rPr>
              <w:rFonts w:asciiTheme="minorHAnsi" w:hAnsiTheme="minorHAnsi"/>
              <w:noProof/>
              <w:sz w:val="22"/>
            </w:rPr>
          </w:pPr>
          <w:hyperlink xmlns:w="http://schemas.openxmlformats.org/wordprocessingml/2006/main" w:anchor="_Toc56953572" w:history="1">
            <w:r xmlns:w="http://schemas.openxmlformats.org/wordprocessingml/2006/main" w:rsidR="005B33DA" w:rsidRPr="0054649A">
              <w:rPr>
                <w:rStyle w:val="Hyperlink"/>
                <w:noProof/>
              </w:rPr>
              <w:t xml:space="preserve">6.2. Không đồng bộ hóa với mã thực thi thời gian dài (Đã giải quyết)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_Toc56953572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72" w:history="1">
            <w:r xmlns:w="http://schemas.openxmlformats.org/wordprocessingml/2006/main" w:rsidR="005B33DA">
              <w:rPr>
                <w:noProof/>
                <w:webHidden/>
              </w:rPr>
              <w:t xml:space="preserve">32</w:t>
            </w:r>
          </w:hyperlink>
          <w:r xmlns:w="http://schemas.openxmlformats.org/wordprocessingml/2006/main" w:rsidR="005B33DA">
            <w:rPr>
              <w:noProof/>
              <w:webHidden/>
            </w:rPr>
            <w:fldChar xmlns:w="http://schemas.openxmlformats.org/wordprocessingml/2006/main" w:fldCharType="end"/>
          </w:r>
        </w:p>
        <w:p w14:paraId="28B4E275"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73" w:history="1">
            <w:r xmlns:w="http://schemas.openxmlformats.org/wordprocessingml/2006/main" w:rsidR="005B33DA" w:rsidRPr="0054649A">
              <w:rPr>
                <w:rStyle w:val="Hyperlink"/>
                <w:noProof/>
              </w:rPr>
              <w:t xml:space="preserve">6.2.1. Về vấn đề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_Toc56953573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73" w:history="1">
            <w:r xmlns:w="http://schemas.openxmlformats.org/wordprocessingml/2006/main" w:rsidR="005B33DA">
              <w:rPr>
                <w:noProof/>
                <w:webHidden/>
              </w:rPr>
              <w:t xml:space="preserve">33</w:t>
            </w:r>
          </w:hyperlink>
          <w:r xmlns:w="http://schemas.openxmlformats.org/wordprocessingml/2006/main" w:rsidR="005B33DA">
            <w:rPr>
              <w:noProof/>
              <w:webHidden/>
            </w:rPr>
            <w:fldChar xmlns:w="http://schemas.openxmlformats.org/wordprocessingml/2006/main" w:fldCharType="end"/>
          </w:r>
        </w:p>
        <w:p w14:paraId="3E607719" w14:textId="77777777" w:rsidR="005B33DA" w:rsidRDefault="00F32F2E">
          <w:pPr xmlns:w="http://schemas.openxmlformats.org/wordprocessingml/2006/main">
            <w:pStyle w:val="TOC3"/>
            <w:tabs>
              <w:tab w:val="right" w:leader="dot" w:pos="9016"/>
            </w:tabs>
            <w:rPr>
              <w:rFonts w:asciiTheme="minorHAnsi" w:hAnsiTheme="minorHAnsi"/>
              <w:noProof/>
              <w:sz w:val="22"/>
            </w:rPr>
          </w:pPr>
          <w:hyperlink xmlns:w="http://schemas.openxmlformats.org/wordprocessingml/2006/main" w:anchor="_Toc56953574" w:history="1">
            <w:r xmlns:w="http://schemas.openxmlformats.org/wordprocessingml/2006/main" w:rsidR="005B33DA" w:rsidRPr="0054649A">
              <w:rPr>
                <w:rStyle w:val="Hyperlink"/>
                <w:noProof/>
              </w:rPr>
              <w:t xml:space="preserve">6.2.2. Biện pháp đối phó - Cài đặt để sử dụng OS TIMER và thời gian lấy mẫu hợp lý.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_Toc56953574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74" w:history="1">
            <w:r xmlns:w="http://schemas.openxmlformats.org/wordprocessingml/2006/main" w:rsidR="005B33DA">
              <w:rPr>
                <w:noProof/>
                <w:webHidden/>
              </w:rPr>
              <w:t xml:space="preserve">34</w:t>
            </w:r>
          </w:hyperlink>
          <w:r xmlns:w="http://schemas.openxmlformats.org/wordprocessingml/2006/main" w:rsidR="005B33DA">
            <w:rPr>
              <w:noProof/>
              <w:webHidden/>
            </w:rPr>
            <w:fldChar xmlns:w="http://schemas.openxmlformats.org/wordprocessingml/2006/main" w:fldCharType="end"/>
          </w:r>
        </w:p>
        <w:p w14:paraId="15C5D6B2" w14:textId="77777777" w:rsidR="005B33DA" w:rsidRDefault="00F32F2E">
          <w:pPr xmlns:w="http://schemas.openxmlformats.org/wordprocessingml/2006/main">
            <w:pStyle w:val="TOC1"/>
            <w:tabs>
              <w:tab w:val="right" w:leader="dot" w:pos="9016"/>
            </w:tabs>
            <w:rPr>
              <w:rFonts w:asciiTheme="minorHAnsi" w:hAnsiTheme="minorHAnsi"/>
              <w:noProof/>
              <w:sz w:val="22"/>
            </w:rPr>
          </w:pPr>
          <w:hyperlink xmlns:w="http://schemas.openxmlformats.org/wordprocessingml/2006/main" w:anchor="_Toc56953575" w:history="1">
            <w:r xmlns:w="http://schemas.openxmlformats.org/wordprocessingml/2006/main" w:rsidR="005B33DA" w:rsidRPr="0054649A">
              <w:rPr>
                <w:rStyle w:val="Hyperlink"/>
                <w:noProof/>
              </w:rPr>
              <w:t xml:space="preserve">7. Các hạng mục công việc của giai đoạn sau (quý sau) </w:t>
            </w:r>
          </w:hyperlink>
          <w:r xmlns:w="http://schemas.openxmlformats.org/wordprocessingml/2006/main" w:rsidR="005B33DA">
            <w:rPr>
              <w:noProof/>
              <w:webHidden/>
            </w:rPr>
            <w:tab xmlns:w="http://schemas.openxmlformats.org/wordprocessingml/2006/main"/>
          </w:r>
          <w:r xmlns:w="http://schemas.openxmlformats.org/wordprocessingml/2006/main" w:rsidR="005B33DA">
            <w:rPr>
              <w:noProof/>
              <w:webHidden/>
            </w:rPr>
            <w:fldChar xmlns:w="http://schemas.openxmlformats.org/wordprocessingml/2006/main" w:fldCharType="begin"/>
          </w:r>
          <w:r xmlns:w="http://schemas.openxmlformats.org/wordprocessingml/2006/main" w:rsidR="005B33DA">
            <w:rPr>
              <w:noProof/>
              <w:webHidden/>
            </w:rPr>
            <w:instrText xmlns:w="http://schemas.openxmlformats.org/wordprocessingml/2006/main" xml:space="preserve"> PAGEREF _Toc56953575 \h </w:instrText>
          </w:r>
          <w:r xmlns:w="http://schemas.openxmlformats.org/wordprocessingml/2006/main" w:rsidR="005B33DA">
            <w:rPr>
              <w:noProof/>
              <w:webHidden/>
            </w:rPr>
            <w:fldChar xmlns:w="http://schemas.openxmlformats.org/wordprocessingml/2006/main" w:fldCharType="separate"/>
          </w:r>
          <w:hyperlink xmlns:w="http://schemas.openxmlformats.org/wordprocessingml/2006/main" w:anchor="_Toc56953575" w:history="1">
            <w:r xmlns:w="http://schemas.openxmlformats.org/wordprocessingml/2006/main" w:rsidR="005B33DA">
              <w:rPr>
                <w:noProof/>
                <w:webHidden/>
              </w:rPr>
              <w:t xml:space="preserve">38</w:t>
            </w:r>
          </w:hyperlink>
          <w:r xmlns:w="http://schemas.openxmlformats.org/wordprocessingml/2006/main" w:rsidR="005B33DA">
            <w:rPr>
              <w:noProof/>
              <w:webHidden/>
            </w:rPr>
            <w:fldChar xmlns:w="http://schemas.openxmlformats.org/wordprocessingml/2006/main" w:fldCharType="end"/>
          </w:r>
        </w:p>
        <w:p w14:paraId="61CA319F" w14:textId="77777777" w:rsidR="005A2A9D" w:rsidRDefault="005A2A9D" w:rsidP="005A2A9D">
          <w:r>
            <w:rPr>
              <w:b/>
              <w:bCs/>
              <w:noProof/>
            </w:rPr>
            <w:fldChar w:fldCharType="end"/>
          </w:r>
        </w:p>
      </w:sdtContent>
    </w:sdt>
    <w:p w14:paraId="24DE7B21" w14:textId="77777777" w:rsidR="005A2A9D" w:rsidRDefault="005A2A9D" w:rsidP="005A2A9D">
      <w:pPr>
        <w:rPr>
          <w:rFonts w:cs="Times New Roman"/>
          <w:b/>
          <w:color w:val="2E74B5" w:themeColor="accent1" w:themeShade="BF"/>
          <w:szCs w:val="24"/>
        </w:rPr>
      </w:pPr>
      <w:r>
        <w:rPr>
          <w:rFonts w:cs="Times New Roman"/>
          <w:b/>
          <w:color w:val="2E74B5" w:themeColor="accent1" w:themeShade="BF"/>
          <w:szCs w:val="24"/>
        </w:rPr>
        <w:br w:type="page"/>
      </w:r>
    </w:p>
    <w:p w14:paraId="062656B7" w14:textId="77777777" w:rsidR="001939E7" w:rsidRPr="00AC5E9D" w:rsidRDefault="00EE2915" w:rsidP="00AC5E9D">
      <w:pPr xmlns:w="http://schemas.openxmlformats.org/wordprocessingml/2006/main">
        <w:pStyle w:val="Heading1"/>
      </w:pPr>
      <w:bookmarkStart xmlns:w="http://schemas.openxmlformats.org/wordprocessingml/2006/main" w:id="2" w:name="_Toc34990875"/>
      <w:bookmarkStart xmlns:w="http://schemas.openxmlformats.org/wordprocessingml/2006/main" w:id="3" w:name="_Toc56953550"/>
      <w:r xmlns:w="http://schemas.openxmlformats.org/wordprocessingml/2006/main" w:rsidRPr="00AC5E9D">
        <w:lastRenderedPageBreak xmlns:w="http://schemas.openxmlformats.org/wordprocessingml/2006/main"/>
      </w:r>
      <w:r xmlns:w="http://schemas.openxmlformats.org/wordprocessingml/2006/main" w:rsidR="001939E7" w:rsidRPr="00AC5E9D">
        <w:t xml:space="preserve">Tổng quan </w:t>
      </w:r>
      <w:bookmarkEnd xmlns:w="http://schemas.openxmlformats.org/wordprocessingml/2006/main" w:id="2"/>
      <w:bookmarkEnd xmlns:w="http://schemas.openxmlformats.org/wordprocessingml/2006/main" w:id="3"/>
      <w:r xmlns:w="http://schemas.openxmlformats.org/wordprocessingml/2006/main" w:rsidRPr="00AC5E9D">
        <w:t xml:space="preserve">vHILS</w:t>
      </w:r>
    </w:p>
    <w:p w14:paraId="07D96707" w14:textId="77777777" w:rsidR="001939E7" w:rsidRPr="00963A14" w:rsidRDefault="001939E7" w:rsidP="005A2A9D">
      <w:r xmlns:w="http://schemas.openxmlformats.org/wordprocessingml/2006/main" w:rsidRPr="00963A14">
        <w:tab xmlns:w="http://schemas.openxmlformats.org/wordprocessingml/2006/main"/>
      </w:r>
      <w:r xmlns:w="http://schemas.openxmlformats.org/wordprocessingml/2006/main" w:rsidR="008212AF" w:rsidRPr="00963A14">
        <w:t xml:space="preserve">- Mục tiêu nhúng được sử dụng để kiểm tra chức năng và vấn đề đo lường hiệu quả bằng cách chạy mã được xem xét trên MILS trên thiết bị. (Xác minh liên tiếp MILS-PILS)</w:t>
      </w:r>
    </w:p>
    <w:p w14:paraId="3A522207" w14:textId="77777777" w:rsidR="00847893" w:rsidRPr="00963A14" w:rsidRDefault="00847893" w:rsidP="005A2A9D">
      <w:r xmlns:w="http://schemas.openxmlformats.org/wordprocessingml/2006/main" w:rsidRPr="00963A14">
        <w:tab xmlns:w="http://schemas.openxmlformats.org/wordprocessingml/2006/main"/>
      </w:r>
      <w:r xmlns:w="http://schemas.openxmlformats.org/wordprocessingml/2006/main" w:rsidR="008212AF" w:rsidRPr="00963A14">
        <w:t xml:space="preserve">- Nhưng ở giai đoạn khảo sát thuật toán thì chưa có môi trường đo lường hiệu năng kể cả thiết bị ngoại vi</w:t>
      </w:r>
    </w:p>
    <w:p w14:paraId="7BF04001" w14:textId="77777777" w:rsidR="00847893" w:rsidRPr="00963A14" w:rsidRDefault="00447311" w:rsidP="005A2A9D">
      <w:r xmlns:w="http://schemas.openxmlformats.org/wordprocessingml/2006/main" w:rsidRPr="00963A14">
        <w:tab xmlns:w="http://schemas.openxmlformats.org/wordprocessingml/2006/main"/>
      </w:r>
      <w:r xmlns:w="http://schemas.openxmlformats.org/wordprocessingml/2006/main" w:rsidRPr="00963A14">
        <w:t xml:space="preserve">- Trong khi đó, nếu ước tính thời gian với thiết bị ngoại vi, cần kết nối mã điều khiển với mã được tạo từ ứng dụng và đó là nỗ lực cao đối với OEM không biết MCU.</w:t>
      </w:r>
    </w:p>
    <w:p w14:paraId="4AD461EB" w14:textId="77777777" w:rsidR="00847893" w:rsidRPr="00963A14" w:rsidRDefault="00847893" w:rsidP="005A2A9D">
      <w:r xmlns:w="http://schemas.openxmlformats.org/wordprocessingml/2006/main" w:rsidRPr="00963A14">
        <w:tab xmlns:w="http://schemas.openxmlformats.org/wordprocessingml/2006/main"/>
      </w:r>
      <w:r xmlns:w="http://schemas.openxmlformats.org/wordprocessingml/2006/main" w:rsidR="008212AF" w:rsidRPr="00963A14">
        <w:t xml:space="preserve">- VHILS sử dụng hộp công cụ Co-simulation để giao tiếp giữa MATLAB Simulink và ASTC VLAB.</w:t>
      </w:r>
    </w:p>
    <w:p w14:paraId="50BD6271" w14:textId="77777777" w:rsidR="00847893" w:rsidRPr="00963A14" w:rsidRDefault="00847893" w:rsidP="005A2A9D">
      <w:r xmlns:w="http://schemas.openxmlformats.org/wordprocessingml/2006/main" w:rsidRPr="00963A14">
        <w:tab xmlns:w="http://schemas.openxmlformats.org/wordprocessingml/2006/main"/>
      </w:r>
      <w:r xmlns:w="http://schemas.openxmlformats.org/wordprocessingml/2006/main" w:rsidR="008212AF" w:rsidRPr="00963A14">
        <w:t xml:space="preserve">- Mục đích là để ước tính thời gian ở giai đoạn đầu bằng cách chuẩn bị mã bao gồm mã trình điều khiển ngoại vi xác minh chức năng và ước tính hiệu suất bằng cách thực hiện xác minh giáp lưng b/w MILS-vHILS.</w:t>
      </w:r>
    </w:p>
    <w:p w14:paraId="0C765C60" w14:textId="77777777" w:rsidR="00847893" w:rsidRPr="00963A14" w:rsidRDefault="00447311" w:rsidP="005A2A9D">
      <w:r xmlns:w="http://schemas.openxmlformats.org/wordprocessingml/2006/main" w:rsidRPr="00963A14">
        <w:tab xmlns:w="http://schemas.openxmlformats.org/wordprocessingml/2006/main"/>
      </w:r>
      <w:r xmlns:w="http://schemas.openxmlformats.org/wordprocessingml/2006/main" w:rsidRPr="00963A14">
        <w:t xml:space="preserve">Bằng cách hỗ trợ vHILS, Renesas có thể cung cấp giải pháp MBD mới cho khách hàng hơn là các nhà cung cấp khác. Khi công nghệ này được áp dụng cho vHILS, Renesas sẽ có thể hỗ trợ HILS trong tương lai. Hiện tại, có nhiều người dùng HILS, phương pháp này phải được khách hàng chấp nhận.</w:t>
      </w:r>
    </w:p>
    <w:p w14:paraId="33C281C1" w14:textId="77777777" w:rsidR="00847893" w:rsidRPr="00963A14" w:rsidRDefault="00867ED4" w:rsidP="005A2A9D">
      <w:r w:rsidRPr="00963A14">
        <w:rPr>
          <w:noProof/>
        </w:rPr>
        <w:drawing>
          <wp:inline distT="0" distB="0" distL="0" distR="0" wp14:anchorId="40808F39" wp14:editId="1F035D78">
            <wp:extent cx="5145206" cy="2493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8354" cy="2500368"/>
                    </a:xfrm>
                    <a:prstGeom prst="rect">
                      <a:avLst/>
                    </a:prstGeom>
                  </pic:spPr>
                </pic:pic>
              </a:graphicData>
            </a:graphic>
          </wp:inline>
        </w:drawing>
      </w:r>
    </w:p>
    <w:p w14:paraId="47F88967" w14:textId="77777777" w:rsidR="00B7396F" w:rsidRDefault="00CF25E5" w:rsidP="005A2A9D">
      <w:r w:rsidRPr="00963A14">
        <w:rPr>
          <w:noProof/>
        </w:rPr>
        <w:drawing>
          <wp:inline distT="0" distB="0" distL="0" distR="0" wp14:anchorId="5F257D50" wp14:editId="3C455329">
            <wp:extent cx="4974609" cy="164969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6952" cy="1657108"/>
                    </a:xfrm>
                    <a:prstGeom prst="rect">
                      <a:avLst/>
                    </a:prstGeom>
                  </pic:spPr>
                </pic:pic>
              </a:graphicData>
            </a:graphic>
          </wp:inline>
        </w:drawing>
      </w:r>
    </w:p>
    <w:p w14:paraId="24BC086A" w14:textId="77777777" w:rsidR="00CF25E5" w:rsidRPr="00AC5E9D" w:rsidRDefault="00EE2915" w:rsidP="00AC5E9D">
      <w:pPr xmlns:w="http://schemas.openxmlformats.org/wordprocessingml/2006/main">
        <w:pStyle w:val="Heading1"/>
      </w:pPr>
      <w:bookmarkStart xmlns:w="http://schemas.openxmlformats.org/wordprocessingml/2006/main" w:id="4" w:name="_Toc34990876"/>
      <w:bookmarkStart xmlns:w="http://schemas.openxmlformats.org/wordprocessingml/2006/main" w:id="5" w:name="_Toc56953551"/>
      <w:r xmlns:w="http://schemas.openxmlformats.org/wordprocessingml/2006/main" w:rsidRPr="00AC5E9D">
        <w:t xml:space="preserve">vHILS Design (gói demo)</w:t>
      </w:r>
      <w:bookmarkEnd xmlns:w="http://schemas.openxmlformats.org/wordprocessingml/2006/main" w:id="4"/>
      <w:bookmarkEnd xmlns:w="http://schemas.openxmlformats.org/wordprocessingml/2006/main" w:id="5"/>
    </w:p>
    <w:p w14:paraId="5C9B95BC" w14:textId="77777777" w:rsidR="00867ED4" w:rsidRPr="00963A14" w:rsidRDefault="00867ED4" w:rsidP="005A2A9D"/>
    <w:p w14:paraId="57CC3539" w14:textId="77777777" w:rsidR="00867ED4" w:rsidRPr="00963A14" w:rsidRDefault="00B7396F" w:rsidP="005A2A9D">
      <w:r>
        <w:rPr>
          <w:noProof/>
        </w:rPr>
        <w:lastRenderedPageBreak/>
        <mc:AlternateContent>
          <mc:Choice Requires="wps">
            <w:drawing>
              <wp:anchor distT="0" distB="0" distL="114300" distR="114300" simplePos="0" relativeHeight="251651584" behindDoc="0" locked="0" layoutInCell="1" allowOverlap="1" wp14:anchorId="4A94115A" wp14:editId="2D6A9226">
                <wp:simplePos x="0" y="0"/>
                <wp:positionH relativeFrom="column">
                  <wp:posOffset>2943225</wp:posOffset>
                </wp:positionH>
                <wp:positionV relativeFrom="paragraph">
                  <wp:posOffset>5629275</wp:posOffset>
                </wp:positionV>
                <wp:extent cx="1533525" cy="64770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533525" cy="647700"/>
                        </a:xfrm>
                        <a:prstGeom prst="rect">
                          <a:avLst/>
                        </a:prstGeom>
                        <a:noFill/>
                        <a:ln w="12700">
                          <a:solidFill>
                            <a:prstClr val="black"/>
                          </a:solidFill>
                        </a:ln>
                      </wps:spPr>
                      <wps:txbx>
                        <w:txbxContent>
                          <w:p w14:paraId="12687A24" w14:textId="77777777" w:rsidR="00F32F2E" w:rsidRPr="00B7396F" w:rsidRDefault="00F32F2E">
                            <w:pPr>
                              <w:rPr>
                                <w:rFonts w:asciiTheme="minorHAnsi" w:hAnsiTheme="minorHAnsi" w:cstheme="minorHAnsi"/>
                                <w:sz w:val="22"/>
                              </w:rPr>
                            </w:pPr>
                            <w:r w:rsidRPr="00B7396F">
                              <w:rPr>
                                <w:rFonts w:asciiTheme="minorHAnsi" w:hAnsiTheme="minorHAnsi" w:cstheme="minorHAnsi"/>
                                <w:sz w:val="22"/>
                              </w:rPr>
                              <w:t>OSTM_define.h: define the PCLK and the interval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4115A" id="Text Box 36" o:spid="_x0000_s1027" type="#_x0000_t202" style="position:absolute;margin-left:231.75pt;margin-top:443.25pt;width:120.75pt;height:51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" filled="f" strokeweight="1pt">
                <v:textbox>
                  <w:txbxContent>
                    <w:p w14:paraId="12687A24" w14:textId="77777777" w:rsidR="00F32F2E" w:rsidRPr="00B7396F" w:rsidRDefault="00F32F2E">
                      <w:pPr>
                        <w:rPr>
                          <w:rFonts w:asciiTheme="minorHAnsi" w:hAnsiTheme="minorHAnsi" w:cstheme="minorHAnsi"/>
                          <w:sz w:val="22"/>
                        </w:rPr>
                      </w:pPr>
                      <w:r w:rsidRPr="00B7396F">
                        <w:rPr>
                          <w:rFonts w:asciiTheme="minorHAnsi" w:hAnsiTheme="minorHAnsi" w:cstheme="minorHAnsi"/>
                          <w:sz w:val="22"/>
                        </w:rPr>
                        <w:t>OSTM_define.h: define the PCLK and the interval time</w:t>
                      </w:r>
                    </w:p>
                  </w:txbxContent>
                </v:textbox>
              </v:shape>
            </w:pict>
          </mc:Fallback>
        </mc:AlternateContent>
      </w:r>
      <w:r w:rsidR="00867ED4" w:rsidRPr="00963A14">
        <w:rPr>
          <w:noProof/>
        </w:rPr>
        <w:drawing>
          <wp:inline distT="0" distB="0" distL="0" distR="0" wp14:anchorId="6C757738" wp14:editId="716BA11E">
            <wp:extent cx="4790364" cy="7338711"/>
            <wp:effectExtent l="0" t="0" r="0" b="0"/>
            <wp:docPr id="18" name="Picture 18" descr="C:\Users\duytu\Desktop\VHILS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tu\Desktop\VHILS_desig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6644" cy="7363651"/>
                    </a:xfrm>
                    <a:prstGeom prst="rect">
                      <a:avLst/>
                    </a:prstGeom>
                    <a:noFill/>
                    <a:ln>
                      <a:noFill/>
                    </a:ln>
                  </pic:spPr>
                </pic:pic>
              </a:graphicData>
            </a:graphic>
          </wp:inline>
        </w:drawing>
      </w:r>
    </w:p>
    <w:p w14:paraId="5022A313" w14:textId="77777777" w:rsidR="00867ED4" w:rsidRPr="00963A14" w:rsidRDefault="00867ED4" w:rsidP="005A2A9D"/>
    <w:p w14:paraId="5BD6E1CC" w14:textId="77777777" w:rsidR="00867ED4" w:rsidRPr="00734B65" w:rsidRDefault="00447311" w:rsidP="00734B65">
      <w:pPr xmlns:w="http://schemas.openxmlformats.org/wordprocessingml/2006/main">
        <w:pStyle w:val="Heading2"/>
      </w:pPr>
      <w:bookmarkStart xmlns:w="http://schemas.openxmlformats.org/wordprocessingml/2006/main" w:id="6" w:name="_Toc34990877"/>
      <w:bookmarkStart xmlns:w="http://schemas.openxmlformats.org/wordprocessingml/2006/main" w:id="7" w:name="_Toc56953552"/>
      <w:r xmlns:w="http://schemas.openxmlformats.org/wordprocessingml/2006/main" w:rsidRPr="00734B65">
        <w:t xml:space="preserve">Create file</w:t>
      </w:r>
      <w:bookmarkEnd xmlns:w="http://schemas.openxmlformats.org/wordprocessingml/2006/main" w:id="6"/>
      <w:bookmarkEnd xmlns:w="http://schemas.openxmlformats.org/wordprocessingml/2006/main" w:id="7"/>
    </w:p>
    <w:p w14:paraId="5DA13D67" w14:textId="77777777" w:rsidR="00867ED4" w:rsidRPr="00963A14" w:rsidRDefault="00867ED4" w:rsidP="00AC5E9D">
      <w:pPr xmlns:w="http://schemas.openxmlformats.org/wordprocessingml/2006/main">
        <w:pStyle w:val="Heading3"/>
      </w:pPr>
      <w:bookmarkStart xmlns:w="http://schemas.openxmlformats.org/wordprocessingml/2006/main" w:id="8" w:name="_Toc34990878"/>
      <w:bookmarkStart xmlns:w="http://schemas.openxmlformats.org/wordprocessingml/2006/main" w:id="9" w:name="_Toc56953553"/>
      <w:r xmlns:w="http://schemas.openxmlformats.org/wordprocessingml/2006/main" w:rsidRPr="00963A14">
        <w:t xml:space="preserve">Động cơ thế hệ</w:t>
      </w:r>
      <w:bookmarkEnd xmlns:w="http://schemas.openxmlformats.org/wordprocessingml/2006/main" w:id="8"/>
      <w:bookmarkEnd xmlns:w="http://schemas.openxmlformats.org/wordprocessingml/2006/main" w:id="9"/>
    </w:p>
    <w:p w14:paraId="0DBD80A6" w14:textId="77777777" w:rsidR="00867ED4" w:rsidRPr="00963A14" w:rsidRDefault="00B95C26" w:rsidP="005A2A9D">
      <w:r xmlns:w="http://schemas.openxmlformats.org/wordprocessingml/2006/main" w:rsidRPr="00963A14">
        <w:tab xmlns:w="http://schemas.openxmlformats.org/wordprocessingml/2006/main"/>
      </w:r>
      <w:r xmlns:w="http://schemas.openxmlformats.org/wordprocessingml/2006/main" w:rsidRPr="00963A14">
        <w:t xml:space="preserve">Sử dụng phương pháp đọc/ghi MATLAB để tạo các tệp cần thiết. Trước khi tạo tệp mới, chức năng xóa tệp hiện đã được kích hoạt.</w:t>
      </w:r>
    </w:p>
    <w:p w14:paraId="39FD06D2" w14:textId="77777777" w:rsidR="00B95C26" w:rsidRPr="00963A14" w:rsidRDefault="00B95C26" w:rsidP="005A2A9D">
      <w:r xmlns:w="http://schemas.openxmlformats.org/wordprocessingml/2006/main" w:rsidRPr="00963A14">
        <w:lastRenderedPageBreak xmlns:w="http://schemas.openxmlformats.org/wordprocessingml/2006/main"/>
      </w:r>
      <w:r xmlns:w="http://schemas.openxmlformats.org/wordprocessingml/2006/main" w:rsidRPr="00963A14">
        <w:tab xmlns:w="http://schemas.openxmlformats.org/wordprocessingml/2006/main"/>
      </w:r>
      <w:r xmlns:w="http://schemas.openxmlformats.org/wordprocessingml/2006/main" w:rsidRPr="00963A14">
        <w:t xml:space="preserve">Ưu điểm của phương pháp này là chúng ta có thể chuyển đổi các biến trong MATLAB/Simulink sang các tệp được tạo (C, Python, Makefile, Config) một cách dễ dàng cũng như các tham số như &lt;port_id&gt;, &lt;sample_time&gt;, &lt;quantum_time&gt;.</w:t>
      </w:r>
    </w:p>
    <w:p w14:paraId="3AFB67B4" w14:textId="77777777" w:rsidR="00B95C26" w:rsidRPr="00963A14" w:rsidRDefault="00B95C26" w:rsidP="005A2A9D">
      <w:r xmlns:w="http://schemas.openxmlformats.org/wordprocessingml/2006/main" w:rsidRPr="00963A14">
        <w:tab xmlns:w="http://schemas.openxmlformats.org/wordprocessingml/2006/main"/>
      </w:r>
      <w:r xmlns:w="http://schemas.openxmlformats.org/wordprocessingml/2006/main" w:rsidR="00150526" w:rsidRPr="00963A14">
        <w:t xml:space="preserve">Dễ dàng sửa đổi nguồn tạo sau đó thực hiện lại.</w:t>
      </w:r>
    </w:p>
    <w:p w14:paraId="59C62DD2" w14:textId="77777777" w:rsidR="00150526" w:rsidRPr="00963A14" w:rsidRDefault="00150526" w:rsidP="005A2A9D">
      <w:r xmlns:w="http://schemas.openxmlformats.org/wordprocessingml/2006/main" w:rsidRPr="00963A14">
        <w:tab xmlns:w="http://schemas.openxmlformats.org/wordprocessingml/2006/main"/>
      </w:r>
      <w:r xmlns:w="http://schemas.openxmlformats.org/wordprocessingml/2006/main" w:rsidRPr="00963A14">
        <w:t xml:space="preserve">Khi phát hành, chúng ta có thể dễ dàng ẩn mã nguồn được tạo bằng chức năng pcode của MATLAB.</w:t>
      </w:r>
    </w:p>
    <w:p w14:paraId="22D8AB6E" w14:textId="77777777" w:rsidR="009A59D0" w:rsidRDefault="0092181B" w:rsidP="00AC5E9D">
      <w:pPr xmlns:w="http://schemas.openxmlformats.org/wordprocessingml/2006/main">
        <w:pStyle w:val="Heading3"/>
      </w:pPr>
      <w:bookmarkStart xmlns:w="http://schemas.openxmlformats.org/wordprocessingml/2006/main" w:id="10" w:name="_Toc34990879"/>
      <w:bookmarkStart xmlns:w="http://schemas.openxmlformats.org/wordprocessingml/2006/main" w:id="11" w:name="_Toc56953554"/>
      <w:r xmlns:w="http://schemas.openxmlformats.org/wordprocessingml/2006/main" w:rsidRPr="00963A14">
        <w:t xml:space="preserve">Constructor create file</w:t>
      </w:r>
      <w:bookmarkEnd xmlns:w="http://schemas.openxmlformats.org/wordprocessingml/2006/main" w:id="10"/>
      <w:bookmarkEnd xmlns:w="http://schemas.openxmlformats.org/wordprocessingml/2006/main" w:id="11"/>
    </w:p>
    <w:p w14:paraId="6D356224" w14:textId="77777777" w:rsidR="009A59D0" w:rsidRPr="009A59D0" w:rsidRDefault="009A59D0" w:rsidP="00AC5E9D">
      <w:pPr xmlns:w="http://schemas.openxmlformats.org/wordprocessingml/2006/main">
        <w:pStyle w:val="Heading4"/>
      </w:pPr>
      <w:r xmlns:w="http://schemas.openxmlformats.org/wordprocessingml/2006/main">
        <w:t xml:space="preserve">vHILS Cấu hình mã nguồn</w:t>
      </w:r>
    </w:p>
    <w:p w14:paraId="3402EE59" w14:textId="77777777" w:rsidR="00A15745" w:rsidRDefault="006E2002">
      <w:r>
        <w:rPr>
          <w:noProof/>
        </w:rPr>
        <mc:AlternateContent>
          <mc:Choice Requires="wps">
            <w:drawing>
              <wp:anchor distT="0" distB="0" distL="114300" distR="114300" simplePos="0" relativeHeight="251654656" behindDoc="0" locked="0" layoutInCell="1" allowOverlap="1" wp14:anchorId="4910ECD1" wp14:editId="2959DD94">
                <wp:simplePos x="0" y="0"/>
                <wp:positionH relativeFrom="column">
                  <wp:posOffset>2838450</wp:posOffset>
                </wp:positionH>
                <wp:positionV relativeFrom="paragraph">
                  <wp:posOffset>2529205</wp:posOffset>
                </wp:positionV>
                <wp:extent cx="3076575" cy="16573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3076575" cy="1657350"/>
                        </a:xfrm>
                        <a:prstGeom prst="rect">
                          <a:avLst/>
                        </a:prstGeom>
                        <a:solidFill>
                          <a:schemeClr val="lt1"/>
                        </a:solidFill>
                        <a:ln w="6350">
                          <a:solidFill>
                            <a:prstClr val="black"/>
                          </a:solidFill>
                        </a:ln>
                      </wps:spPr>
                      <wps:txbx>
                        <w:txbxContent>
                          <w:p w14:paraId="3DFC88A3" w14:textId="77777777" w:rsidR="00F32F2E" w:rsidRDefault="00F32F2E" w:rsidP="00B60DAC">
                            <w:r>
                              <w:t>vHILS source code for:</w:t>
                            </w:r>
                          </w:p>
                          <w:p w14:paraId="1C129CA0" w14:textId="77777777" w:rsidR="00F32F2E" w:rsidRDefault="00F32F2E" w:rsidP="00B60DAC">
                            <w:pPr>
                              <w:numPr>
                                <w:ilvl w:val="0"/>
                                <w:numId w:val="13"/>
                              </w:numPr>
                            </w:pPr>
                            <w:r>
                              <w:t>Create the vHILS GUI</w:t>
                            </w:r>
                          </w:p>
                          <w:p w14:paraId="110F5D93" w14:textId="77777777" w:rsidR="00F32F2E" w:rsidRDefault="00F32F2E" w:rsidP="00B60DAC">
                            <w:pPr>
                              <w:numPr>
                                <w:ilvl w:val="0"/>
                                <w:numId w:val="13"/>
                              </w:numPr>
                            </w:pPr>
                            <w:r>
                              <w:t>Execute generating and simulate the communication with vHILS.</w:t>
                            </w:r>
                          </w:p>
                          <w:p w14:paraId="158593C4" w14:textId="77777777" w:rsidR="00F32F2E" w:rsidRDefault="00F32F2E" w:rsidP="00B60DAC">
                            <w:pPr>
                              <w:numPr>
                                <w:ilvl w:val="0"/>
                                <w:numId w:val="13"/>
                              </w:numPr>
                            </w:pPr>
                            <w:r>
                              <w:t>Draw the Graph Viewer for the execution time</w:t>
                            </w:r>
                          </w:p>
                          <w:p w14:paraId="408284FE" w14:textId="77777777" w:rsidR="00F32F2E" w:rsidRDefault="00F32F2E" w:rsidP="00B60D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ECD1" id="Text Box 74" o:spid="_x0000_s1028" type="#_x0000_t202" style="position:absolute;margin-left:223.5pt;margin-top:199.15pt;width:242.25pt;height:13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" fillcolor="white [3201]" strokeweight=".5pt">
                <v:textbox>
                  <w:txbxContent>
                    <w:p w14:paraId="3DFC88A3" w14:textId="77777777" w:rsidR="00F32F2E" w:rsidRDefault="00F32F2E" w:rsidP="00B60DAC">
                      <w:r>
                        <w:t>vHILS source code for:</w:t>
                      </w:r>
                    </w:p>
                    <w:p w14:paraId="1C129CA0" w14:textId="77777777" w:rsidR="00F32F2E" w:rsidRDefault="00F32F2E" w:rsidP="00B60DAC">
                      <w:pPr>
                        <w:numPr>
                          <w:ilvl w:val="0"/>
                          <w:numId w:val="13"/>
                        </w:numPr>
                      </w:pPr>
                      <w:r>
                        <w:t>Create the vHILS GUI</w:t>
                      </w:r>
                    </w:p>
                    <w:p w14:paraId="110F5D93" w14:textId="77777777" w:rsidR="00F32F2E" w:rsidRDefault="00F32F2E" w:rsidP="00B60DAC">
                      <w:pPr>
                        <w:numPr>
                          <w:ilvl w:val="0"/>
                          <w:numId w:val="13"/>
                        </w:numPr>
                      </w:pPr>
                      <w:r>
                        <w:t>Execute generating and simulate the communication with vHILS.</w:t>
                      </w:r>
                    </w:p>
                    <w:p w14:paraId="158593C4" w14:textId="77777777" w:rsidR="00F32F2E" w:rsidRDefault="00F32F2E" w:rsidP="00B60DAC">
                      <w:pPr>
                        <w:numPr>
                          <w:ilvl w:val="0"/>
                          <w:numId w:val="13"/>
                        </w:numPr>
                      </w:pPr>
                      <w:r>
                        <w:t>Draw the Graph Viewer for the execution time</w:t>
                      </w:r>
                    </w:p>
                    <w:p w14:paraId="408284FE" w14:textId="77777777" w:rsidR="00F32F2E" w:rsidRDefault="00F32F2E" w:rsidP="00B60DAC"/>
                  </w:txbxContent>
                </v:textbox>
              </v:shape>
            </w:pict>
          </mc:Fallback>
        </mc:AlternateContent>
      </w:r>
      <w:r w:rsidR="00B60DAC">
        <w:rPr>
          <w:noProof/>
        </w:rPr>
        <mc:AlternateContent>
          <mc:Choice Requires="wps">
            <w:drawing>
              <wp:anchor distT="0" distB="0" distL="114300" distR="114300" simplePos="0" relativeHeight="251656704" behindDoc="0" locked="0" layoutInCell="1" allowOverlap="1" wp14:anchorId="77962D76" wp14:editId="575AF8A2">
                <wp:simplePos x="0" y="0"/>
                <wp:positionH relativeFrom="column">
                  <wp:posOffset>1733550</wp:posOffset>
                </wp:positionH>
                <wp:positionV relativeFrom="paragraph">
                  <wp:posOffset>2800350</wp:posOffset>
                </wp:positionV>
                <wp:extent cx="1057275" cy="266700"/>
                <wp:effectExtent l="0" t="0" r="66675" b="76200"/>
                <wp:wrapNone/>
                <wp:docPr id="75" name="Straight Arrow Connector 75"/>
                <wp:cNvGraphicFramePr/>
                <a:graphic xmlns:a="http://schemas.openxmlformats.org/drawingml/2006/main">
                  <a:graphicData uri="http://schemas.microsoft.com/office/word/2010/wordprocessingShape">
                    <wps:wsp>
                      <wps:cNvCnPr/>
                      <wps:spPr>
                        <a:xfrm>
                          <a:off x="0" y="0"/>
                          <a:ext cx="10572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888393" id="_x0000_t32" coordsize="21600,21600" o:spt="32" o:oned="t" path="m,l21600,21600e" filled="f">
                <v:path arrowok="t" fillok="f" o:connecttype="none"/>
                <o:lock v:ext="edit" shapetype="t"/>
              </v:shapetype>
              <v:shape id="Straight Arrow Connector 75" o:spid="_x0000_s1026" type="#_x0000_t32" style="position:absolute;margin-left:136.5pt;margin-top:220.5pt;width:83.2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" strokecolor="#5b9bd5 [3204]" strokeweight=".5pt">
                <v:stroke endarrow="block" joinstyle="miter"/>
              </v:shape>
            </w:pict>
          </mc:Fallback>
        </mc:AlternateContent>
      </w:r>
      <w:r w:rsidR="00B60DAC">
        <w:rPr>
          <w:noProof/>
        </w:rPr>
        <mc:AlternateContent>
          <mc:Choice Requires="wps">
            <w:drawing>
              <wp:anchor distT="0" distB="0" distL="114300" distR="114300" simplePos="0" relativeHeight="251664896" behindDoc="0" locked="0" layoutInCell="1" allowOverlap="1" wp14:anchorId="580146ED" wp14:editId="440AD767">
                <wp:simplePos x="0" y="0"/>
                <wp:positionH relativeFrom="column">
                  <wp:posOffset>2828925</wp:posOffset>
                </wp:positionH>
                <wp:positionV relativeFrom="paragraph">
                  <wp:posOffset>104775</wp:posOffset>
                </wp:positionV>
                <wp:extent cx="3086100" cy="3048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schemeClr val="lt1"/>
                        </a:solidFill>
                        <a:ln w="6350">
                          <a:solidFill>
                            <a:prstClr val="black"/>
                          </a:solidFill>
                        </a:ln>
                      </wps:spPr>
                      <wps:txbx>
                        <w:txbxContent>
                          <w:p w14:paraId="0A7601FC" w14:textId="77777777" w:rsidR="00F32F2E" w:rsidRDefault="00F32F2E">
                            <w:r>
                              <w:t>Sample model for E2M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0146ED" id="Text Box 65" o:spid="_x0000_s1029" type="#_x0000_t202" style="position:absolute;margin-left:222.75pt;margin-top:8.25pt;width:243pt;height:24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" fillcolor="white [3201]" strokeweight=".5pt">
                <v:textbox>
                  <w:txbxContent>
                    <w:p w14:paraId="0A7601FC" w14:textId="77777777" w:rsidR="00F32F2E" w:rsidRDefault="00F32F2E">
                      <w:r>
                        <w:t>Sample model for E2M</w:t>
                      </w:r>
                    </w:p>
                  </w:txbxContent>
                </v:textbox>
              </v:shape>
            </w:pict>
          </mc:Fallback>
        </mc:AlternateContent>
      </w:r>
      <w:r w:rsidR="00B60DAC">
        <w:rPr>
          <w:noProof/>
        </w:rPr>
        <mc:AlternateContent>
          <mc:Choice Requires="wps">
            <w:drawing>
              <wp:anchor distT="0" distB="0" distL="114300" distR="114300" simplePos="0" relativeHeight="251666944" behindDoc="0" locked="0" layoutInCell="1" allowOverlap="1" wp14:anchorId="6EF65412" wp14:editId="7B042594">
                <wp:simplePos x="0" y="0"/>
                <wp:positionH relativeFrom="column">
                  <wp:posOffset>2838450</wp:posOffset>
                </wp:positionH>
                <wp:positionV relativeFrom="paragraph">
                  <wp:posOffset>447675</wp:posOffset>
                </wp:positionV>
                <wp:extent cx="3086100" cy="304800"/>
                <wp:effectExtent l="0" t="0" r="19050" b="19050"/>
                <wp:wrapNone/>
                <wp:docPr id="67" name="Text Box 67"/>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schemeClr val="lt1"/>
                        </a:solidFill>
                        <a:ln w="6350">
                          <a:solidFill>
                            <a:prstClr val="black"/>
                          </a:solidFill>
                        </a:ln>
                      </wps:spPr>
                      <wps:txbx>
                        <w:txbxContent>
                          <w:p w14:paraId="0F6DB079" w14:textId="77777777" w:rsidR="00F32F2E" w:rsidRDefault="00F32F2E">
                            <w:r>
                              <w:t>Sample model for U2A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F65412" id="Text Box 67" o:spid="_x0000_s1030" type="#_x0000_t202" style="position:absolute;margin-left:223.5pt;margin-top:35.25pt;width:243pt;height:24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" fillcolor="white [3201]" strokeweight=".5pt">
                <v:textbox>
                  <w:txbxContent>
                    <w:p w14:paraId="0F6DB079" w14:textId="77777777" w:rsidR="00F32F2E" w:rsidRDefault="00F32F2E">
                      <w:r>
                        <w:t>Sample model for U2A</w:t>
                      </w:r>
                    </w:p>
                  </w:txbxContent>
                </v:textbox>
              </v:shape>
            </w:pict>
          </mc:Fallback>
        </mc:AlternateContent>
      </w:r>
      <w:r w:rsidR="00B60DAC">
        <w:rPr>
          <w:noProof/>
        </w:rPr>
        <mc:AlternateContent>
          <mc:Choice Requires="wps">
            <w:drawing>
              <wp:anchor distT="0" distB="0" distL="114300" distR="114300" simplePos="0" relativeHeight="251668992" behindDoc="0" locked="0" layoutInCell="1" allowOverlap="1" wp14:anchorId="6922A675" wp14:editId="7158D4E8">
                <wp:simplePos x="0" y="0"/>
                <wp:positionH relativeFrom="column">
                  <wp:posOffset>2819400</wp:posOffset>
                </wp:positionH>
                <wp:positionV relativeFrom="paragraph">
                  <wp:posOffset>828675</wp:posOffset>
                </wp:positionV>
                <wp:extent cx="3105150" cy="304800"/>
                <wp:effectExtent l="0" t="0" r="19050" b="19050"/>
                <wp:wrapNone/>
                <wp:docPr id="69" name="Text Box 69"/>
                <wp:cNvGraphicFramePr/>
                <a:graphic xmlns:a="http://schemas.openxmlformats.org/drawingml/2006/main">
                  <a:graphicData uri="http://schemas.microsoft.com/office/word/2010/wordprocessingShape">
                    <wps:wsp>
                      <wps:cNvSpPr txBox="1"/>
                      <wps:spPr>
                        <a:xfrm>
                          <a:off x="0" y="0"/>
                          <a:ext cx="3105150" cy="304800"/>
                        </a:xfrm>
                        <a:prstGeom prst="rect">
                          <a:avLst/>
                        </a:prstGeom>
                        <a:solidFill>
                          <a:schemeClr val="lt1"/>
                        </a:solidFill>
                        <a:ln w="6350">
                          <a:solidFill>
                            <a:prstClr val="black"/>
                          </a:solidFill>
                        </a:ln>
                      </wps:spPr>
                      <wps:txbx>
                        <w:txbxContent>
                          <w:p w14:paraId="7417614D" w14:textId="77777777" w:rsidR="00F32F2E" w:rsidRDefault="00F32F2E">
                            <w:r>
                              <w:t>Generated common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22A675" id="Text Box 69" o:spid="_x0000_s1031" type="#_x0000_t202" style="position:absolute;margin-left:222pt;margin-top:65.25pt;width:244.5pt;height:24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" fillcolor="white [3201]" strokeweight=".5pt">
                <v:textbox>
                  <w:txbxContent>
                    <w:p w14:paraId="7417614D" w14:textId="77777777" w:rsidR="00F32F2E" w:rsidRDefault="00F32F2E">
                      <w:r>
                        <w:t>Generated common files</w:t>
                      </w:r>
                    </w:p>
                  </w:txbxContent>
                </v:textbox>
              </v:shape>
            </w:pict>
          </mc:Fallback>
        </mc:AlternateContent>
      </w:r>
      <w:r w:rsidR="00A15745">
        <w:rPr>
          <w:noProof/>
        </w:rPr>
        <mc:AlternateContent>
          <mc:Choice Requires="wps">
            <w:drawing>
              <wp:anchor distT="0" distB="0" distL="114300" distR="114300" simplePos="0" relativeHeight="251672064" behindDoc="0" locked="0" layoutInCell="1" allowOverlap="1" wp14:anchorId="77ECB287" wp14:editId="4E89D4C3">
                <wp:simplePos x="0" y="0"/>
                <wp:positionH relativeFrom="column">
                  <wp:posOffset>2828925</wp:posOffset>
                </wp:positionH>
                <wp:positionV relativeFrom="paragraph">
                  <wp:posOffset>1190625</wp:posOffset>
                </wp:positionV>
                <wp:extent cx="3076575" cy="1247775"/>
                <wp:effectExtent l="0" t="0" r="28575" b="28575"/>
                <wp:wrapNone/>
                <wp:docPr id="72" name="Text Box 72"/>
                <wp:cNvGraphicFramePr/>
                <a:graphic xmlns:a="http://schemas.openxmlformats.org/drawingml/2006/main">
                  <a:graphicData uri="http://schemas.microsoft.com/office/word/2010/wordprocessingShape">
                    <wps:wsp>
                      <wps:cNvSpPr txBox="1"/>
                      <wps:spPr>
                        <a:xfrm>
                          <a:off x="0" y="0"/>
                          <a:ext cx="3076575" cy="1247775"/>
                        </a:xfrm>
                        <a:prstGeom prst="rect">
                          <a:avLst/>
                        </a:prstGeom>
                        <a:solidFill>
                          <a:schemeClr val="lt1"/>
                        </a:solidFill>
                        <a:ln w="6350">
                          <a:solidFill>
                            <a:prstClr val="black"/>
                          </a:solidFill>
                        </a:ln>
                      </wps:spPr>
                      <wps:txbx>
                        <w:txbxContent>
                          <w:p w14:paraId="5BAC068C" w14:textId="77777777" w:rsidR="00F32F2E" w:rsidRDefault="00F32F2E">
                            <w:r>
                              <w:t>Common files for RH850/E2M and RH850/U2A</w:t>
                            </w:r>
                          </w:p>
                          <w:p w14:paraId="71840CD0" w14:textId="77777777" w:rsidR="00F32F2E" w:rsidRDefault="00F32F2E" w:rsidP="00A15745">
                            <w:pPr>
                              <w:pStyle w:val="ListParagraph"/>
                              <w:numPr>
                                <w:ilvl w:val="0"/>
                                <w:numId w:val="12"/>
                              </w:numPr>
                            </w:pPr>
                            <w:r>
                              <w:t>Boot code</w:t>
                            </w:r>
                          </w:p>
                          <w:p w14:paraId="71EC6D3D" w14:textId="77777777" w:rsidR="00F32F2E" w:rsidRDefault="00F32F2E" w:rsidP="00A15745">
                            <w:pPr>
                              <w:pStyle w:val="ListParagraph"/>
                              <w:numPr>
                                <w:ilvl w:val="0"/>
                                <w:numId w:val="12"/>
                              </w:numPr>
                            </w:pPr>
                            <w:r>
                              <w:t>Peripheral code</w:t>
                            </w:r>
                          </w:p>
                          <w:p w14:paraId="1627A9BC" w14:textId="77777777" w:rsidR="00F32F2E" w:rsidRDefault="00F32F2E" w:rsidP="00A15745">
                            <w:pPr>
                              <w:pStyle w:val="ListParagraph"/>
                              <w:numPr>
                                <w:ilvl w:val="0"/>
                                <w:numId w:val="12"/>
                              </w:numPr>
                            </w:pPr>
                            <w:r>
                              <w:t>Macro for define register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CB287" id="Text Box 72" o:spid="_x0000_s1032" type="#_x0000_t202" style="position:absolute;margin-left:222.75pt;margin-top:93.75pt;width:242.25pt;height:9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" fillcolor="white [3201]" strokeweight=".5pt">
                <v:textbox>
                  <w:txbxContent>
                    <w:p w14:paraId="5BAC068C" w14:textId="77777777" w:rsidR="00F32F2E" w:rsidRDefault="00F32F2E">
                      <w:r>
                        <w:t>Common files for RH850/E2M and RH850/U2A</w:t>
                      </w:r>
                    </w:p>
                    <w:p w14:paraId="71840CD0" w14:textId="77777777" w:rsidR="00F32F2E" w:rsidRDefault="00F32F2E" w:rsidP="00A15745">
                      <w:pPr>
                        <w:pStyle w:val="ListParagraph"/>
                        <w:numPr>
                          <w:ilvl w:val="0"/>
                          <w:numId w:val="12"/>
                        </w:numPr>
                      </w:pPr>
                      <w:r>
                        <w:t>Boot code</w:t>
                      </w:r>
                    </w:p>
                    <w:p w14:paraId="71EC6D3D" w14:textId="77777777" w:rsidR="00F32F2E" w:rsidRDefault="00F32F2E" w:rsidP="00A15745">
                      <w:pPr>
                        <w:pStyle w:val="ListParagraph"/>
                        <w:numPr>
                          <w:ilvl w:val="0"/>
                          <w:numId w:val="12"/>
                        </w:numPr>
                      </w:pPr>
                      <w:r>
                        <w:t>Peripheral code</w:t>
                      </w:r>
                    </w:p>
                    <w:p w14:paraId="1627A9BC" w14:textId="77777777" w:rsidR="00F32F2E" w:rsidRDefault="00F32F2E" w:rsidP="00A15745">
                      <w:pPr>
                        <w:pStyle w:val="ListParagraph"/>
                        <w:numPr>
                          <w:ilvl w:val="0"/>
                          <w:numId w:val="12"/>
                        </w:numPr>
                      </w:pPr>
                      <w:r>
                        <w:t>Macro for define register address</w:t>
                      </w:r>
                    </w:p>
                  </w:txbxContent>
                </v:textbox>
              </v:shape>
            </w:pict>
          </mc:Fallback>
        </mc:AlternateContent>
      </w:r>
      <w:r w:rsidR="00A15745">
        <w:rPr>
          <w:noProof/>
        </w:rPr>
        <mc:AlternateContent>
          <mc:Choice Requires="wps">
            <w:drawing>
              <wp:anchor distT="0" distB="0" distL="114300" distR="114300" simplePos="0" relativeHeight="251673088" behindDoc="0" locked="0" layoutInCell="1" allowOverlap="1" wp14:anchorId="18B41017" wp14:editId="4ED9EE43">
                <wp:simplePos x="0" y="0"/>
                <wp:positionH relativeFrom="column">
                  <wp:posOffset>1647824</wp:posOffset>
                </wp:positionH>
                <wp:positionV relativeFrom="paragraph">
                  <wp:posOffset>1285875</wp:posOffset>
                </wp:positionV>
                <wp:extent cx="1190625" cy="47625"/>
                <wp:effectExtent l="0" t="38100" r="28575" b="85725"/>
                <wp:wrapNone/>
                <wp:docPr id="73" name="Straight Arrow Connector 73"/>
                <wp:cNvGraphicFramePr/>
                <a:graphic xmlns:a="http://schemas.openxmlformats.org/drawingml/2006/main">
                  <a:graphicData uri="http://schemas.microsoft.com/office/word/2010/wordprocessingShape">
                    <wps:wsp>
                      <wps:cNvCnPr/>
                      <wps:spPr>
                        <a:xfrm>
                          <a:off x="0" y="0"/>
                          <a:ext cx="11906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18C8F" id="Straight Arrow Connector 73" o:spid="_x0000_s1026" type="#_x0000_t32" style="position:absolute;margin-left:129.75pt;margin-top:101.25pt;width:93.75pt;height:3.7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" strokecolor="#5b9bd5 [3204]" strokeweight=".5pt">
                <v:stroke endarrow="block" joinstyle="miter"/>
              </v:shape>
            </w:pict>
          </mc:Fallback>
        </mc:AlternateContent>
      </w:r>
      <w:r w:rsidR="00A15745">
        <w:rPr>
          <w:noProof/>
        </w:rPr>
        <mc:AlternateContent>
          <mc:Choice Requires="wps">
            <w:drawing>
              <wp:anchor distT="0" distB="0" distL="114300" distR="114300" simplePos="0" relativeHeight="251671040" behindDoc="0" locked="0" layoutInCell="1" allowOverlap="1" wp14:anchorId="19966B1E" wp14:editId="3A980B28">
                <wp:simplePos x="0" y="0"/>
                <wp:positionH relativeFrom="column">
                  <wp:posOffset>381000</wp:posOffset>
                </wp:positionH>
                <wp:positionV relativeFrom="paragraph">
                  <wp:posOffset>1085850</wp:posOffset>
                </wp:positionV>
                <wp:extent cx="1257300" cy="2857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2573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36C1A" id="Rectangle 71" o:spid="_x0000_s1026" style="position:absolute;margin-left:30pt;margin-top:85.5pt;width:99pt;height:22.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" filled="f" strokecolor="black [3213]" strokeweight="1pt"/>
            </w:pict>
          </mc:Fallback>
        </mc:AlternateContent>
      </w:r>
      <w:r w:rsidR="00A15745">
        <w:rPr>
          <w:noProof/>
        </w:rPr>
        <mc:AlternateContent>
          <mc:Choice Requires="wps">
            <w:drawing>
              <wp:anchor distT="0" distB="0" distL="114300" distR="114300" simplePos="0" relativeHeight="251670016" behindDoc="0" locked="0" layoutInCell="1" allowOverlap="1" wp14:anchorId="75F0CC47" wp14:editId="31D9BC53">
                <wp:simplePos x="0" y="0"/>
                <wp:positionH relativeFrom="column">
                  <wp:posOffset>1285874</wp:posOffset>
                </wp:positionH>
                <wp:positionV relativeFrom="paragraph">
                  <wp:posOffset>942975</wp:posOffset>
                </wp:positionV>
                <wp:extent cx="1533525" cy="76200"/>
                <wp:effectExtent l="0" t="57150" r="28575" b="19050"/>
                <wp:wrapNone/>
                <wp:docPr id="70" name="Straight Arrow Connector 70"/>
                <wp:cNvGraphicFramePr/>
                <a:graphic xmlns:a="http://schemas.openxmlformats.org/drawingml/2006/main">
                  <a:graphicData uri="http://schemas.microsoft.com/office/word/2010/wordprocessingShape">
                    <wps:wsp>
                      <wps:cNvCnPr/>
                      <wps:spPr>
                        <a:xfrm flipV="1">
                          <a:off x="0" y="0"/>
                          <a:ext cx="15335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6D917" id="Straight Arrow Connector 70" o:spid="_x0000_s1026" type="#_x0000_t32" style="position:absolute;margin-left:101.25pt;margin-top:74.25pt;width:120.75pt;height:6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" strokecolor="#5b9bd5 [3204]" strokeweight=".5pt">
                <v:stroke endarrow="block" joinstyle="miter"/>
              </v:shape>
            </w:pict>
          </mc:Fallback>
        </mc:AlternateContent>
      </w:r>
      <w:r w:rsidR="00A15745">
        <w:rPr>
          <w:noProof/>
        </w:rPr>
        <mc:AlternateContent>
          <mc:Choice Requires="wps">
            <w:drawing>
              <wp:anchor distT="0" distB="0" distL="114300" distR="114300" simplePos="0" relativeHeight="251667968" behindDoc="0" locked="0" layoutInCell="1" allowOverlap="1" wp14:anchorId="091A91CD" wp14:editId="5B580A30">
                <wp:simplePos x="0" y="0"/>
                <wp:positionH relativeFrom="column">
                  <wp:posOffset>990599</wp:posOffset>
                </wp:positionH>
                <wp:positionV relativeFrom="paragraph">
                  <wp:posOffset>609600</wp:posOffset>
                </wp:positionV>
                <wp:extent cx="1876425" cy="76200"/>
                <wp:effectExtent l="0" t="76200" r="0" b="19050"/>
                <wp:wrapNone/>
                <wp:docPr id="68" name="Straight Arrow Connector 68"/>
                <wp:cNvGraphicFramePr/>
                <a:graphic xmlns:a="http://schemas.openxmlformats.org/drawingml/2006/main">
                  <a:graphicData uri="http://schemas.microsoft.com/office/word/2010/wordprocessingShape">
                    <wps:wsp>
                      <wps:cNvCnPr/>
                      <wps:spPr>
                        <a:xfrm flipV="1">
                          <a:off x="0" y="0"/>
                          <a:ext cx="18764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DAC31" id="Straight Arrow Connector 68" o:spid="_x0000_s1026" type="#_x0000_t32" style="position:absolute;margin-left:78pt;margin-top:48pt;width:147.75pt;height:6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" strokecolor="#5b9bd5 [3204]" strokeweight=".5pt">
                <v:stroke endarrow="block" joinstyle="miter"/>
              </v:shape>
            </w:pict>
          </mc:Fallback>
        </mc:AlternateContent>
      </w:r>
      <w:r w:rsidR="00A15745">
        <w:rPr>
          <w:noProof/>
        </w:rPr>
        <mc:AlternateContent>
          <mc:Choice Requires="wps">
            <w:drawing>
              <wp:anchor distT="0" distB="0" distL="114300" distR="114300" simplePos="0" relativeHeight="251665920" behindDoc="0" locked="0" layoutInCell="1" allowOverlap="1" wp14:anchorId="5B8BAD6D" wp14:editId="18890E35">
                <wp:simplePos x="0" y="0"/>
                <wp:positionH relativeFrom="column">
                  <wp:posOffset>1009650</wp:posOffset>
                </wp:positionH>
                <wp:positionV relativeFrom="paragraph">
                  <wp:posOffset>266700</wp:posOffset>
                </wp:positionV>
                <wp:extent cx="1847850" cy="238125"/>
                <wp:effectExtent l="0" t="57150" r="19050" b="28575"/>
                <wp:wrapNone/>
                <wp:docPr id="66" name="Straight Arrow Connector 66"/>
                <wp:cNvGraphicFramePr/>
                <a:graphic xmlns:a="http://schemas.openxmlformats.org/drawingml/2006/main">
                  <a:graphicData uri="http://schemas.microsoft.com/office/word/2010/wordprocessingShape">
                    <wps:wsp>
                      <wps:cNvCnPr/>
                      <wps:spPr>
                        <a:xfrm flipV="1">
                          <a:off x="0" y="0"/>
                          <a:ext cx="18478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2C648" id="Straight Arrow Connector 66" o:spid="_x0000_s1026" type="#_x0000_t32" style="position:absolute;margin-left:79.5pt;margin-top:21pt;width:145.5pt;height:18.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" strokecolor="#5b9bd5 [3204]" strokeweight=".5pt">
                <v:stroke endarrow="block" joinstyle="miter"/>
              </v:shape>
            </w:pict>
          </mc:Fallback>
        </mc:AlternateContent>
      </w:r>
      <w:r w:rsidR="00A15745">
        <w:rPr>
          <w:noProof/>
        </w:rPr>
        <w:drawing>
          <wp:inline distT="0" distB="0" distL="0" distR="0" wp14:anchorId="5CF2D866" wp14:editId="6B64B664">
            <wp:extent cx="2324100" cy="3476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100" cy="3476625"/>
                    </a:xfrm>
                    <a:prstGeom prst="rect">
                      <a:avLst/>
                    </a:prstGeom>
                  </pic:spPr>
                </pic:pic>
              </a:graphicData>
            </a:graphic>
          </wp:inline>
        </w:drawing>
      </w:r>
      <w:r w:rsidR="00A15745">
        <w:br w:type="page"/>
      </w:r>
    </w:p>
    <w:p w14:paraId="6F7E9C21" w14:textId="77777777" w:rsidR="00CF25E5" w:rsidRPr="00963A14" w:rsidRDefault="009A59D0" w:rsidP="00AC5E9D">
      <w:pPr xmlns:w="http://schemas.openxmlformats.org/wordprocessingml/2006/main">
        <w:pStyle w:val="Heading4"/>
      </w:pPr>
      <w:r xmlns:w="http://schemas.openxmlformats.org/wordprocessingml/2006/main">
        <w:lastRenderedPageBreak xmlns:w="http://schemas.openxmlformats.org/wordprocessingml/2006/main"/>
      </w:r>
      <w:r xmlns:w="http://schemas.openxmlformats.org/wordprocessingml/2006/main">
        <w:t xml:space="preserve">Cấu trúc tệp cấu trúc được tạo</w:t>
      </w:r>
    </w:p>
    <w:p w14:paraId="673888FC" w14:textId="77777777" w:rsidR="00384173" w:rsidRDefault="00384173">
      <w:r xmlns:w="http://schemas.openxmlformats.org/wordprocessingml/2006/main">
        <w:t xml:space="preserve">Tệp được tạo nằm trong thư mục &lt;Khối tạo mã tiêu đề thư mục&gt;_vhils.</w:t>
      </w:r>
    </w:p>
    <w:p w14:paraId="7EEC1411" w14:textId="77777777" w:rsidR="00416E1E" w:rsidRDefault="00AC5E9D">
      <w:r xmlns:w="http://schemas.openxmlformats.org/wordprocessingml/2006/main" xmlns:mc="http://schemas.openxmlformats.org/markup-compatibility/2006" xmlns:wp="http://schemas.openxmlformats.org/drawingml/2006/wordprocessingDrawing" xmlns:wp14="http://schemas.microsoft.com/office/word/2010/wordprocessingDrawing" xmlns:wpg="http://schemas.microsoft.com/office/word/2010/wordprocessingGroup" xmlns:r="http://schemas.openxmlformats.org/officeDocument/2006/relationships" xmlns:wps="http://schemas.microsoft.com/office/word/2010/wordprocessingShape" xmlns:v="urn:schemas-microsoft-com:vml" xmlns:w14="http://schemas.microsoft.com/office/word/2010/wordml" xmlns:o="urn:schemas-microsoft-com:office:office">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g="http://schemas.microsoft.com/office/word/2010/wordprocessingGroup" xmlns:r="http://schemas.openxmlformats.org/officeDocument/2006/relationships" xmlns:wps="http://schemas.microsoft.com/office/word/2010/wordprocessingShape" xmlns:v="urn:schemas-microsoft-com:vml" xmlns:w14="http://schemas.microsoft.com/office/word/2010/wordml" xmlns:o="urn:schemas-microsoft-com:office:office">
          <mc:Choice Requires="wpg">
            <w:drawing>
              <wp:anchor distT="0" distB="0" distL="114300" distR="114300" simplePos="0" relativeHeight="251678208" behindDoc="0" locked="0" layoutInCell="1" allowOverlap="1" wp14:anchorId="11B60567" wp14:editId="0EFA09A0">
                <wp:simplePos x="0" y="0"/>
                <wp:positionH relativeFrom="column">
                  <wp:posOffset>-460784</wp:posOffset>
                </wp:positionH>
                <wp:positionV relativeFrom="paragraph">
                  <wp:posOffset>5632</wp:posOffset>
                </wp:positionV>
                <wp:extent cx="7179443" cy="6448425"/>
                <wp:effectExtent l="0" t="0" r="2540" b="9525"/>
                <wp:wrapNone/>
                <wp:docPr id="84" name="Group 84"/>
                <wp:cNvGraphicFramePr/>
                <a:graphic xmlns:a="http://schemas.openxmlformats.org/drawingml/2006/main">
                  <a:graphicData uri="http://schemas.microsoft.com/office/word/2010/wordprocessingGroup">
                    <wpg:wgp>
                      <wpg:cNvGrpSpPr/>
                      <wpg:grpSpPr>
                        <a:xfrm>
                          <a:off x="0" y="0"/>
                          <a:ext cx="7179443" cy="6448425"/>
                          <a:chOff x="310101" y="0"/>
                          <a:chExt cx="7180027" cy="6448508"/>
                        </a:xfrm>
                      </wpg:grpSpPr>
                      <pic:pic xmlns:pic="http://schemas.openxmlformats.org/drawingml/2006/picture">
                        <pic:nvPicPr>
                          <pic:cNvPr id="93" name="Picture 9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888188" y="55659"/>
                            <a:ext cx="3601940" cy="6392849"/>
                          </a:xfrm>
                          <a:prstGeom prst="rect">
                            <a:avLst/>
                          </a:prstGeom>
                        </pic:spPr>
                      </pic:pic>
                      <pic:pic xmlns:pic="http://schemas.openxmlformats.org/drawingml/2006/picture">
                        <pic:nvPicPr>
                          <pic:cNvPr id="92" name="Picture 9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10101" y="1900362"/>
                            <a:ext cx="3578087" cy="2035533"/>
                          </a:xfrm>
                          <a:prstGeom prst="rect">
                            <a:avLst/>
                          </a:prstGeom>
                        </pic:spPr>
                      </pic:pic>
                      <wps:wsp>
                        <wps:cNvPr id="94" name="Straight Connector 94"/>
                        <wps:cNvCnPr/>
                        <wps:spPr>
                          <a:xfrm flipV="1">
                            <a:off x="1041621" y="0"/>
                            <a:ext cx="2782570" cy="25761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1041621" y="2576222"/>
                            <a:ext cx="2782570" cy="381698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91B6F77" id="Group 84" o:spid="_x0000_s1026" style="position:absolute;margin-left:-36.3pt;margin-top:.45pt;width:565.3pt;height:507.75pt;z-index:251678208;mso-width-relative:margin" coordorigin="3101" coordsize="71800,6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27" type="#_x0000_t75" style="position:absolute;left:38881;top:556;width:36020;height:63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">
                  <v:imagedata r:id="rId14" o:title=""/>
                </v:shape>
                <v:shape id="Picture 92" o:spid="_x0000_s1028" type="#_x0000_t75" style="position:absolute;left:3101;top:19003;width:35780;height:20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">
                  <v:imagedata r:id="rId15" o:title=""/>
                </v:shape>
                <v:line id="Straight Connector 94" o:spid="_x0000_s1029" style="position:absolute;flip:y;visibility:visible;mso-wrap-style:square" from="10416,0" to="38241,2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" strokecolor="#5b9bd5 [3204]" strokeweight=".5pt">
                  <v:stroke dashstyle="dash" joinstyle="miter"/>
                </v:line>
                <v:line id="Straight Connector 95" o:spid="_x0000_s1030" style="position:absolute;visibility:visible;mso-wrap-style:square" from="10416,25762" to="38241,63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" strokecolor="#5b9bd5 [3204]" strokeweight=".5pt">
                  <v:stroke dashstyle="dash" joinstyle="miter"/>
                </v:line>
              </v:group>
            </w:pict>
          </mc:Fallback>
        </mc:AlternateContent>
      </w:r>
      <w:r xmlns:w="http://schemas.openxmlformats.org/wordprocessingml/2006/main" w:rsidR="00B13427" w:rsidRPr="00B13427">
        <w:rPr>
          <w:noProof/>
        </w:rPr>
        <w:t xml:space="preserve"> </w:t>
      </w:r>
    </w:p>
    <w:p w14:paraId="41CADF4A" w14:textId="77777777" w:rsidR="00D60152" w:rsidRDefault="00D60152"/>
    <w:p w14:paraId="1EE4F154" w14:textId="77777777" w:rsidR="00D60152" w:rsidRDefault="00D60152"/>
    <w:p w14:paraId="500AD604" w14:textId="77777777" w:rsidR="00671743" w:rsidRDefault="00671743">
      <w:r>
        <w:br w:type="page"/>
      </w:r>
    </w:p>
    <w:p w14:paraId="4AC141A0" w14:textId="77777777" w:rsidR="00416E1E" w:rsidRPr="00AC5E9D" w:rsidRDefault="00416E1E" w:rsidP="00AC5E9D">
      <w:pPr xmlns:w="http://schemas.openxmlformats.org/wordprocessingml/2006/main">
        <w:pStyle w:val="Heading1"/>
      </w:pPr>
      <w:bookmarkStart xmlns:w="http://schemas.openxmlformats.org/wordprocessingml/2006/main" w:id="12" w:name="_Toc56953555"/>
      <w:r xmlns:w="http://schemas.openxmlformats.org/wordprocessingml/2006/main" w:rsidRPr="00AC5E9D">
        <w:lastRenderedPageBreak xmlns:w="http://schemas.openxmlformats.org/wordprocessingml/2006/main"/>
      </w:r>
      <w:r xmlns:w="http://schemas.openxmlformats.org/wordprocessingml/2006/main" w:rsidRPr="00AC5E9D">
        <w:t xml:space="preserve">Khối chức năng S để tạo mã nguồn</w:t>
      </w:r>
      <w:bookmarkEnd xmlns:w="http://schemas.openxmlformats.org/wordprocessingml/2006/main" w:id="12"/>
    </w:p>
    <w:p w14:paraId="72FF7FB9" w14:textId="77777777" w:rsidR="00611D1B" w:rsidRDefault="00611D1B" w:rsidP="00611D1B">
      <w:pPr xmlns:w="http://schemas.openxmlformats.org/wordprocessingml/2006/main">
        <w:pStyle w:val="Heading3"/>
      </w:pPr>
      <w:bookmarkStart xmlns:w="http://schemas.openxmlformats.org/wordprocessingml/2006/main" w:id="13" w:name="_Toc56953556"/>
      <w:r xmlns:w="http://schemas.openxmlformats.org/wordprocessingml/2006/main">
        <w:t xml:space="preserve">tổng quan</w:t>
      </w:r>
      <w:bookmarkEnd xmlns:w="http://schemas.openxmlformats.org/wordprocessingml/2006/main" w:id="13"/>
    </w:p>
    <w:p w14:paraId="4ED3CBED" w14:textId="77777777" w:rsidR="00611D1B" w:rsidRDefault="00611D1B" w:rsidP="00611D1B">
      <w:r xmlns:w="http://schemas.openxmlformats.org/wordprocessingml/2006/main">
        <w:t xml:space="preserve">Mô-đun ngoại vi được hỗ trợ:</w:t>
      </w:r>
    </w:p>
    <w:p w14:paraId="2E431658" w14:textId="77777777" w:rsidR="00611D1B" w:rsidRDefault="00611D1B" w:rsidP="00611D1B">
      <w:pPr xmlns:w="http://schemas.openxmlformats.org/wordprocessingml/2006/main">
        <w:pStyle w:val="ListParagraph"/>
        <w:numPr>
          <w:ilvl w:val="0"/>
          <w:numId w:val="15"/>
        </w:numPr>
      </w:pPr>
      <w:r xmlns:w="http://schemas.openxmlformats.org/wordprocessingml/2006/main">
        <w:t xml:space="preserve">ADC</w:t>
      </w:r>
    </w:p>
    <w:p w14:paraId="5EBD003D" w14:textId="77777777" w:rsidR="00611D1B" w:rsidRDefault="00611D1B" w:rsidP="00611D1B">
      <w:pPr xmlns:w="http://schemas.openxmlformats.org/wordprocessingml/2006/main">
        <w:pStyle w:val="ListParagraph"/>
        <w:numPr>
          <w:ilvl w:val="0"/>
          <w:numId w:val="15"/>
        </w:numPr>
      </w:pPr>
      <w:r xmlns:w="http://schemas.openxmlformats.org/wordprocessingml/2006/main">
        <w:t xml:space="preserve">Cổng vào/Ra</w:t>
      </w:r>
    </w:p>
    <w:p w14:paraId="13BF0EF0" w14:textId="77777777" w:rsidR="00611D1B" w:rsidRDefault="00611D1B" w:rsidP="00611D1B"/>
    <w:p w14:paraId="23ACBA72" w14:textId="77777777" w:rsidR="00611D1B" w:rsidRPr="00611D1B" w:rsidRDefault="00611D1B" w:rsidP="00611D1B">
      <w:r xmlns:w="http://schemas.openxmlformats.org/wordprocessingml/2006/main">
        <w:t xml:space="preserve">Dưới đây là tổng quan về cách sử dụng các chức năng của khối.</w:t>
      </w:r>
    </w:p>
    <w:p w14:paraId="3479762A" w14:textId="77777777" w:rsidR="00611D1B" w:rsidRDefault="00611D1B" w:rsidP="00611D1B">
      <w:r w:rsidRPr="00611D1B">
        <w:rPr>
          <w:noProof/>
        </w:rPr>
        <w:drawing>
          <wp:inline distT="0" distB="0" distL="0" distR="0" wp14:anchorId="2950045C" wp14:editId="7DC410F7">
            <wp:extent cx="5731510" cy="2136140"/>
            <wp:effectExtent l="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731510" cy="2136140"/>
                    </a:xfrm>
                    <a:prstGeom prst="rect">
                      <a:avLst/>
                    </a:prstGeom>
                  </pic:spPr>
                </pic:pic>
              </a:graphicData>
            </a:graphic>
          </wp:inline>
        </w:drawing>
      </w:r>
    </w:p>
    <w:p w14:paraId="32B6FF6D" w14:textId="77777777" w:rsidR="00611D1B" w:rsidRPr="00611D1B" w:rsidRDefault="00611D1B" w:rsidP="00611D1B"/>
    <w:p w14:paraId="3171CE18" w14:textId="77777777" w:rsidR="00416E1E" w:rsidRDefault="00416E1E" w:rsidP="00416E1E">
      <w:pPr xmlns:w="http://schemas.openxmlformats.org/wordprocessingml/2006/main">
        <w:pStyle w:val="Heading3"/>
      </w:pPr>
      <w:bookmarkStart xmlns:w="http://schemas.openxmlformats.org/wordprocessingml/2006/main" w:id="14" w:name="_Toc56953557"/>
      <w:r xmlns:w="http://schemas.openxmlformats.org/wordprocessingml/2006/main">
        <w:t xml:space="preserve">ADCH</w:t>
      </w:r>
      <w:bookmarkEnd xmlns:w="http://schemas.openxmlformats.org/wordprocessingml/2006/main" w:id="14"/>
    </w:p>
    <w:p w14:paraId="75FC2BDB" w14:textId="77777777" w:rsidR="00611D1B" w:rsidRDefault="00611D1B" w:rsidP="00611D1B"/>
    <w:p w14:paraId="662B7927" w14:textId="77777777" w:rsidR="00611D1B" w:rsidRPr="00611D1B" w:rsidRDefault="00611D1B" w:rsidP="00611D1B">
      <w:r xmlns:w="http://schemas.openxmlformats.org/wordprocessingml/2006/main">
        <w:t xml:space="preserve">Để tạo mã nguồn cho cổng ADC, hãy sử dụng khối ADC trong vhils_s_function.slx:</w:t>
      </w:r>
    </w:p>
    <w:p w14:paraId="2CD3AC1B" w14:textId="77777777" w:rsidR="00416E1E" w:rsidRDefault="00CB0673" w:rsidP="00416E1E">
      <w:r w:rsidRPr="00CB0673">
        <w:rPr>
          <w:noProof/>
        </w:rPr>
        <w:drawing>
          <wp:inline distT="0" distB="0" distL="0" distR="0" wp14:anchorId="65CBC1E0" wp14:editId="54D988D0">
            <wp:extent cx="2143125" cy="942975"/>
            <wp:effectExtent l="0" t="0" r="9525"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2143125" cy="942975"/>
                    </a:xfrm>
                    <a:prstGeom prst="rect">
                      <a:avLst/>
                    </a:prstGeom>
                  </pic:spPr>
                </pic:pic>
              </a:graphicData>
            </a:graphic>
          </wp:inline>
        </w:drawing>
      </w:r>
    </w:p>
    <w:p w14:paraId="4F7E409B" w14:textId="77777777" w:rsidR="00A53872" w:rsidRDefault="00A53872" w:rsidP="0028666A">
      <w:pPr xmlns:w="http://schemas.openxmlformats.org/wordprocessingml/2006/main">
        <w:pStyle w:val="Heading4"/>
      </w:pPr>
      <w:r xmlns:w="http://schemas.openxmlformats.org/wordprocessingml/2006/main">
        <w:t xml:space="preserve">Feature:</w:t>
      </w:r>
    </w:p>
    <w:p w14:paraId="39814803" w14:textId="77777777" w:rsidR="00611D1B" w:rsidRDefault="00A53872" w:rsidP="00A53872">
      <w:pPr xmlns:w="http://schemas.openxmlformats.org/wordprocessingml/2006/main">
        <w:pStyle w:val="ListParagraph"/>
        <w:numPr>
          <w:ilvl w:val="0"/>
          <w:numId w:val="15"/>
        </w:numPr>
      </w:pPr>
      <w:r xmlns:w="http://schemas.openxmlformats.org/wordprocessingml/2006/main">
        <w:t xml:space="preserve">Lấy dữ liệu từ MATLAB từ cổng ADC trong model RH850.</w:t>
      </w:r>
    </w:p>
    <w:p w14:paraId="2FB45C6E" w14:textId="77777777" w:rsidR="00A53872" w:rsidRDefault="00A53872" w:rsidP="00A53872">
      <w:pPr xmlns:w="http://schemas.openxmlformats.org/wordprocessingml/2006/main">
        <w:pStyle w:val="ListParagraph"/>
        <w:numPr>
          <w:ilvl w:val="0"/>
          <w:numId w:val="15"/>
        </w:numPr>
      </w:pPr>
      <w:r xmlns:w="http://schemas.openxmlformats.org/wordprocessingml/2006/main">
        <w:t xml:space="preserve">Trả lại cùng một giá trị từ MATLAB cho thuật toán người dùng.</w:t>
      </w:r>
    </w:p>
    <w:p w14:paraId="354AAA6C" w14:textId="77777777" w:rsidR="00611D1B" w:rsidRDefault="00611D1B" w:rsidP="00416E1E">
      <w:r xmlns:w="http://schemas.openxmlformats.org/wordprocessingml/2006/main">
        <w:t xml:space="preserve">Giao diện người dùng cho chức năng khối S.</w:t>
      </w:r>
    </w:p>
    <w:p w14:paraId="0C78CF7F" w14:textId="77777777" w:rsidR="00611D1B" w:rsidRDefault="00611D1B" w:rsidP="00416E1E">
      <w:r w:rsidRPr="00611D1B">
        <w:rPr>
          <w:noProof/>
        </w:rPr>
        <w:lastRenderedPageBreak/>
        <w:drawing>
          <wp:inline distT="0" distB="0" distL="0" distR="0" wp14:anchorId="3862769E" wp14:editId="346D6A2F">
            <wp:extent cx="4019550" cy="3400425"/>
            <wp:effectExtent l="0" t="0" r="0" b="952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4019550" cy="3400425"/>
                    </a:xfrm>
                    <a:prstGeom prst="rect">
                      <a:avLst/>
                    </a:prstGeom>
                  </pic:spPr>
                </pic:pic>
              </a:graphicData>
            </a:graphic>
          </wp:inline>
        </w:drawing>
      </w:r>
    </w:p>
    <w:p w14:paraId="11BD01F2" w14:textId="77777777" w:rsidR="00AC4515" w:rsidRDefault="00AC4515" w:rsidP="00416E1E"/>
    <w:p w14:paraId="1B006D58" w14:textId="77777777" w:rsidR="00AC4515" w:rsidRDefault="00AC4515" w:rsidP="0028666A">
      <w:pPr xmlns:w="http://schemas.openxmlformats.org/wordprocessingml/2006/main">
        <w:pStyle w:val="Heading4"/>
      </w:pPr>
      <w:r xmlns:w="http://schemas.openxmlformats.org/wordprocessingml/2006/main">
        <w:t xml:space="preserve">Use the user interface:</w:t>
      </w:r>
    </w:p>
    <w:p w14:paraId="7A6F86EE" w14:textId="77777777" w:rsidR="007C33EB" w:rsidRDefault="007C33EB" w:rsidP="00416E1E">
      <w:r>
        <w:rPr>
          <w:noProof/>
        </w:rPr>
        <w:drawing>
          <wp:inline distT="0" distB="0" distL="0" distR="0" wp14:anchorId="648F5E4B" wp14:editId="6B215F8D">
            <wp:extent cx="6477635" cy="2771437"/>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5073" cy="2778898"/>
                    </a:xfrm>
                    <a:prstGeom prst="rect">
                      <a:avLst/>
                    </a:prstGeom>
                    <a:noFill/>
                  </pic:spPr>
                </pic:pic>
              </a:graphicData>
            </a:graphic>
          </wp:inline>
        </w:drawing>
      </w:r>
    </w:p>
    <w:p w14:paraId="239860FB" w14:textId="77777777" w:rsidR="00B13427" w:rsidRDefault="00B13427" w:rsidP="00B13427">
      <w:r xmlns:w="http://schemas.openxmlformats.org/wordprocessingml/2006/main">
        <w:t xml:space="preserve">Giao diện người dùng được tạo bằng cách sử dụng Mặt nạ và chức năng gọi lại có tên callback_my_custom.m</w:t>
      </w:r>
    </w:p>
    <w:p w14:paraId="27CD553A" w14:textId="77777777" w:rsidR="00B13427" w:rsidRDefault="00B13427" w:rsidP="00B13427">
      <w:r xmlns:w="http://schemas.openxmlformats.org/wordprocessingml/2006/main">
        <w:t xml:space="preserve">Đặt tên cổng ADC, đơn vị, kênh tối đa và cổng ID sẽ tự động tạo.</w:t>
      </w:r>
    </w:p>
    <w:p w14:paraId="0B4B55F5" w14:textId="77777777" w:rsidR="00B13427" w:rsidRDefault="00B13427" w:rsidP="00B13427"/>
    <w:p w14:paraId="642D6135" w14:textId="77777777" w:rsidR="00B13427" w:rsidRDefault="00B13427" w:rsidP="00B13427">
      <w:r xmlns:w="http://schemas.openxmlformats.org/wordprocessingml/2006/main">
        <w:t xml:space="preserve">Đơn vị, kênh tối đa và cổng ID được sử dụng làm tham số cho chức năng này.</w:t>
      </w:r>
    </w:p>
    <w:p w14:paraId="3BF719DA" w14:textId="77777777" w:rsidR="00B13427" w:rsidRDefault="00B13427" w:rsidP="00B13427">
      <w:r xmlns:w="http://schemas.openxmlformats.org/wordprocessingml/2006/main">
        <w:t xml:space="preserve">Mục đích của nó chỉ là đích tên cổng ADC.</w:t>
      </w:r>
    </w:p>
    <w:p w14:paraId="11A793BE" w14:textId="77777777" w:rsidR="00B13427" w:rsidRDefault="00B13427" w:rsidP="00B13427">
      <w:r xmlns:w="http://schemas.openxmlformats.org/wordprocessingml/2006/main">
        <w:t xml:space="preserve">Khi xây dựng mô hình, các tham số này sẽ sinh ra đồng thời với dữ liệu đầu vào.</w:t>
      </w:r>
    </w:p>
    <w:p w14:paraId="64DBA7CE" w14:textId="77777777" w:rsidR="00B13427" w:rsidRDefault="00B13427" w:rsidP="00B13427">
      <w:pPr>
        <w:ind w:left="-630"/>
      </w:pPr>
      <w:r>
        <w:rPr>
          <w:noProof/>
        </w:rPr>
        <w:lastRenderedPageBreak/>
        <w:drawing>
          <wp:inline distT="0" distB="0" distL="0" distR="0" wp14:anchorId="7A5B8B2C" wp14:editId="24F70701">
            <wp:extent cx="6514699" cy="2189154"/>
            <wp:effectExtent l="0" t="0" r="63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80508" cy="2211268"/>
                    </a:xfrm>
                    <a:prstGeom prst="rect">
                      <a:avLst/>
                    </a:prstGeom>
                    <a:noFill/>
                  </pic:spPr>
                </pic:pic>
              </a:graphicData>
            </a:graphic>
          </wp:inline>
        </w:drawing>
      </w:r>
    </w:p>
    <w:p w14:paraId="59C16420" w14:textId="77777777" w:rsidR="00B13427" w:rsidRPr="00416E1E" w:rsidRDefault="00B13427" w:rsidP="00B13427"/>
    <w:p w14:paraId="6B2AF4BE" w14:textId="77777777" w:rsidR="007C33EB" w:rsidRDefault="007C33EB" w:rsidP="00416E1E"/>
    <w:p w14:paraId="69FC040C" w14:textId="77777777" w:rsidR="0028666A" w:rsidRDefault="0028666A" w:rsidP="0028666A">
      <w:pPr xmlns:w="http://schemas.openxmlformats.org/wordprocessingml/2006/main">
        <w:pStyle w:val="Heading4"/>
      </w:pPr>
      <w:r xmlns:w="http://schemas.openxmlformats.org/wordprocessingml/2006/main">
        <w:t xml:space="preserve">Thông tin chi tiết</w:t>
      </w:r>
    </w:p>
    <w:p w14:paraId="04343746" w14:textId="77777777" w:rsidR="007C33EB" w:rsidRPr="0028666A" w:rsidRDefault="007C33EB" w:rsidP="00416E1E">
      <w:pPr xmlns:w="http://schemas.openxmlformats.org/wordprocessingml/2006/main">
        <w:rPr>
          <w:b/>
        </w:rPr>
      </w:pPr>
      <w:r xmlns:w="http://schemas.openxmlformats.org/wordprocessingml/2006/main" w:rsidRPr="0028666A">
        <w:rPr>
          <w:b/>
        </w:rPr>
        <w:t xml:space="preserve">Cách tạo khối này</w:t>
      </w:r>
    </w:p>
    <w:p w14:paraId="62393605" w14:textId="77777777" w:rsidR="007C33EB" w:rsidRDefault="007C33EB" w:rsidP="007C33EB">
      <w:pPr xmlns:w="http://schemas.openxmlformats.org/wordprocessingml/2006/main">
        <w:pStyle w:val="ListParagraph"/>
        <w:numPr>
          <w:ilvl w:val="0"/>
          <w:numId w:val="17"/>
        </w:numPr>
      </w:pPr>
      <w:r xmlns:w="http://schemas.openxmlformats.org/wordprocessingml/2006/main">
        <w:t xml:space="preserve">Tạo chức năng khối chức năng bằng cách sử dụng trình tạo chức năng.</w:t>
      </w:r>
    </w:p>
    <w:p w14:paraId="47DA437E" w14:textId="77777777" w:rsidR="00D60152" w:rsidRDefault="00D60152" w:rsidP="00D60152">
      <w:pPr xmlns:w="http://schemas.openxmlformats.org/wordprocessingml/2006/main">
        <w:pStyle w:val="ListParagraph"/>
      </w:pPr>
      <w:r xmlns:w="http://schemas.openxmlformats.org/wordprocessingml/2006/main">
        <w:t xml:space="preserve">Create name function s</w:t>
      </w:r>
    </w:p>
    <w:p w14:paraId="1B5C2546" w14:textId="77777777" w:rsidR="00D60152" w:rsidRDefault="005167EE" w:rsidP="00D60152">
      <w:pPr>
        <w:pStyle w:val="ListParagraph"/>
      </w:pPr>
      <w:r>
        <w:rPr>
          <w:noProof/>
        </w:rPr>
        <w:drawing>
          <wp:inline distT="0" distB="0" distL="0" distR="0" wp14:anchorId="33D47A1F" wp14:editId="795DB90C">
            <wp:extent cx="5612130" cy="19494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949450"/>
                    </a:xfrm>
                    <a:prstGeom prst="rect">
                      <a:avLst/>
                    </a:prstGeom>
                  </pic:spPr>
                </pic:pic>
              </a:graphicData>
            </a:graphic>
          </wp:inline>
        </w:drawing>
      </w:r>
    </w:p>
    <w:p w14:paraId="390EA281" w14:textId="77777777" w:rsidR="00D60152" w:rsidRDefault="00D60152" w:rsidP="00D60152">
      <w:pPr>
        <w:pStyle w:val="ListParagraph"/>
      </w:pPr>
    </w:p>
    <w:p w14:paraId="017D11EC" w14:textId="77777777" w:rsidR="00D60152" w:rsidRDefault="00D60152" w:rsidP="00D60152">
      <w:pPr>
        <w:pStyle w:val="ListParagraph"/>
      </w:pPr>
    </w:p>
    <w:p w14:paraId="36254328" w14:textId="77777777" w:rsidR="00D60152" w:rsidRDefault="00D60152" w:rsidP="00D60152">
      <w:pPr>
        <w:pStyle w:val="ListParagraph"/>
      </w:pPr>
    </w:p>
    <w:p w14:paraId="4E8E26C1" w14:textId="77777777" w:rsidR="00D60152" w:rsidRDefault="00D60152" w:rsidP="00D60152">
      <w:pPr xmlns:w="http://schemas.openxmlformats.org/wordprocessingml/2006/main">
        <w:pStyle w:val="ListParagraph"/>
      </w:pPr>
      <w:r xmlns:w="http://schemas.openxmlformats.org/wordprocessingml/2006/main">
        <w:t xml:space="preserve">Set data type of outport and inport</w:t>
      </w:r>
    </w:p>
    <w:p w14:paraId="3E719B85" w14:textId="77777777" w:rsidR="00D60152" w:rsidRDefault="005167EE" w:rsidP="00D60152">
      <w:pPr>
        <w:pStyle w:val="ListParagraph"/>
      </w:pPr>
      <w:r>
        <w:rPr>
          <w:noProof/>
        </w:rPr>
        <w:drawing>
          <wp:inline distT="0" distB="0" distL="0" distR="0" wp14:anchorId="1B90EDA2" wp14:editId="21F92576">
            <wp:extent cx="5612130" cy="2010410"/>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010410"/>
                    </a:xfrm>
                    <a:prstGeom prst="rect">
                      <a:avLst/>
                    </a:prstGeom>
                  </pic:spPr>
                </pic:pic>
              </a:graphicData>
            </a:graphic>
          </wp:inline>
        </w:drawing>
      </w:r>
    </w:p>
    <w:p w14:paraId="27681C41" w14:textId="77777777" w:rsidR="00D60152" w:rsidRDefault="00D60152" w:rsidP="00D60152">
      <w:pPr>
        <w:pStyle w:val="ListParagraph"/>
      </w:pPr>
    </w:p>
    <w:p w14:paraId="6010A268" w14:textId="77777777" w:rsidR="00D60152" w:rsidRDefault="00D60152" w:rsidP="00D60152">
      <w:pPr>
        <w:pStyle w:val="ListParagraph"/>
      </w:pPr>
    </w:p>
    <w:p w14:paraId="793363D8" w14:textId="77777777" w:rsidR="00D60152" w:rsidRDefault="00D60152" w:rsidP="00D60152">
      <w:pPr>
        <w:pStyle w:val="ListParagraph"/>
      </w:pPr>
    </w:p>
    <w:p w14:paraId="438A3D2B" w14:textId="77777777" w:rsidR="00D60152" w:rsidRDefault="00D60152" w:rsidP="00D60152">
      <w:pPr>
        <w:pStyle w:val="ListParagraph"/>
      </w:pPr>
    </w:p>
    <w:p w14:paraId="29598373" w14:textId="77777777" w:rsidR="00D60152" w:rsidRDefault="00D60152" w:rsidP="00D60152">
      <w:pPr xmlns:w="http://schemas.openxmlformats.org/wordprocessingml/2006/main">
        <w:pStyle w:val="ListParagraph"/>
      </w:pPr>
      <w:r xmlns:w="http://schemas.openxmlformats.org/wordprocessingml/2006/main">
        <w:t xml:space="preserve">Đặt tham số cho ADC, trong trường hợp này là đơn vị, max_vcr_channel và cổng ID.</w:t>
      </w:r>
    </w:p>
    <w:p w14:paraId="6A148AAC" w14:textId="77777777" w:rsidR="00D60152" w:rsidRDefault="005167EE" w:rsidP="005167EE">
      <w:pPr>
        <w:pStyle w:val="ListParagraph"/>
      </w:pPr>
      <w:r>
        <w:rPr>
          <w:noProof/>
        </w:rPr>
        <w:drawing>
          <wp:inline distT="0" distB="0" distL="0" distR="0" wp14:anchorId="6E1EEFE3" wp14:editId="33E5D75E">
            <wp:extent cx="5612130" cy="1210310"/>
            <wp:effectExtent l="0" t="0" r="762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210310"/>
                    </a:xfrm>
                    <a:prstGeom prst="rect">
                      <a:avLst/>
                    </a:prstGeom>
                  </pic:spPr>
                </pic:pic>
              </a:graphicData>
            </a:graphic>
          </wp:inline>
        </w:drawing>
      </w:r>
    </w:p>
    <w:p w14:paraId="3118D5A8" w14:textId="77777777" w:rsidR="00D60152" w:rsidRDefault="00D60152" w:rsidP="00D60152">
      <w:pPr>
        <w:pStyle w:val="ListParagraph"/>
      </w:pPr>
    </w:p>
    <w:p w14:paraId="20C95A76" w14:textId="77777777" w:rsidR="00D60152" w:rsidRDefault="00D60152" w:rsidP="00D60152">
      <w:pPr xmlns:w="http://schemas.openxmlformats.org/wordprocessingml/2006/main">
        <w:pStyle w:val="ListParagraph"/>
      </w:pPr>
      <w:r xmlns:w="http://schemas.openxmlformats.org/wordprocessingml/2006/main">
        <w:t xml:space="preserve">Mã nguồn cho chức năng sử dụng inport, outport, unit, max_vcr_channel, portID để chuyển sang chức năng ngoại vi.</w:t>
      </w:r>
    </w:p>
    <w:p w14:paraId="67A01ED5" w14:textId="77777777" w:rsidR="00D60152" w:rsidRDefault="00D60152" w:rsidP="00D60152">
      <w:pPr>
        <w:pStyle w:val="ListParagraph"/>
      </w:pPr>
    </w:p>
    <w:p w14:paraId="04CBB38A" w14:textId="77777777" w:rsidR="00D60152" w:rsidRDefault="00B13427" w:rsidP="00D60152">
      <w:pPr>
        <w:pStyle w:val="ListParagraph"/>
      </w:pPr>
      <w:r>
        <w:rPr>
          <w:noProof/>
        </w:rPr>
        <w:drawing>
          <wp:inline distT="0" distB="0" distL="0" distR="0" wp14:anchorId="13840D63" wp14:editId="4C025971">
            <wp:extent cx="5612130" cy="3023870"/>
            <wp:effectExtent l="0" t="0" r="762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023870"/>
                    </a:xfrm>
                    <a:prstGeom prst="rect">
                      <a:avLst/>
                    </a:prstGeom>
                  </pic:spPr>
                </pic:pic>
              </a:graphicData>
            </a:graphic>
          </wp:inline>
        </w:drawing>
      </w:r>
    </w:p>
    <w:p w14:paraId="15B366AA" w14:textId="77777777" w:rsidR="00D60152" w:rsidRDefault="00D60152" w:rsidP="00D60152">
      <w:pPr>
        <w:pStyle w:val="ListParagraph"/>
      </w:pPr>
    </w:p>
    <w:p w14:paraId="1E763DB5" w14:textId="77777777" w:rsidR="00D60152" w:rsidRDefault="00B13427" w:rsidP="00D60152">
      <w:pPr>
        <w:pStyle w:val="ListParagraph"/>
      </w:pPr>
      <w:r>
        <w:tab/>
      </w:r>
    </w:p>
    <w:p w14:paraId="392A1A34" w14:textId="77777777" w:rsidR="00D60152" w:rsidRDefault="00D60152" w:rsidP="00D60152">
      <w:pPr>
        <w:pStyle w:val="ListParagraph"/>
      </w:pPr>
    </w:p>
    <w:p w14:paraId="1F3C0161" w14:textId="77777777" w:rsidR="007C33EB" w:rsidRDefault="007C33EB" w:rsidP="007C33EB">
      <w:pPr xmlns:w="http://schemas.openxmlformats.org/wordprocessingml/2006/main">
        <w:pStyle w:val="ListParagraph"/>
        <w:numPr>
          <w:ilvl w:val="0"/>
          <w:numId w:val="17"/>
        </w:numPr>
      </w:pPr>
      <w:r xmlns:w="http://schemas.openxmlformats.org/wordprocessingml/2006/main">
        <w:t xml:space="preserve">Liên kết s-function đã được tạo với khối s-function trong Thư viện Simulink.</w:t>
      </w:r>
    </w:p>
    <w:p w14:paraId="5C0D9A76" w14:textId="77777777" w:rsidR="00D60152" w:rsidRDefault="005167EE" w:rsidP="00D60152">
      <w:pPr>
        <w:ind w:left="720"/>
      </w:pPr>
      <w:r>
        <w:rPr>
          <w:noProof/>
        </w:rPr>
        <w:drawing>
          <wp:inline distT="0" distB="0" distL="0" distR="0" wp14:anchorId="112E3306" wp14:editId="34682108">
            <wp:extent cx="4645997" cy="780115"/>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53464" cy="781369"/>
                    </a:xfrm>
                    <a:prstGeom prst="rect">
                      <a:avLst/>
                    </a:prstGeom>
                  </pic:spPr>
                </pic:pic>
              </a:graphicData>
            </a:graphic>
          </wp:inline>
        </w:drawing>
      </w:r>
    </w:p>
    <w:p w14:paraId="10EB91DD" w14:textId="77777777" w:rsidR="005167EE" w:rsidRDefault="005167EE" w:rsidP="00D60152">
      <w:pPr>
        <w:ind w:left="720"/>
      </w:pPr>
      <w:r>
        <w:rPr>
          <w:noProof/>
        </w:rPr>
        <w:lastRenderedPageBreak/>
        <w:drawing>
          <wp:inline distT="0" distB="0" distL="0" distR="0" wp14:anchorId="19C7FE0F" wp14:editId="286A4A3C">
            <wp:extent cx="2563491" cy="2508819"/>
            <wp:effectExtent l="0" t="0" r="889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65107" cy="2510401"/>
                    </a:xfrm>
                    <a:prstGeom prst="rect">
                      <a:avLst/>
                    </a:prstGeom>
                  </pic:spPr>
                </pic:pic>
              </a:graphicData>
            </a:graphic>
          </wp:inline>
        </w:drawing>
      </w:r>
    </w:p>
    <w:p w14:paraId="38477B77" w14:textId="77777777" w:rsidR="005167EE" w:rsidRDefault="005167EE" w:rsidP="00D60152">
      <w:pPr>
        <w:ind w:left="720"/>
      </w:pPr>
    </w:p>
    <w:p w14:paraId="29585634" w14:textId="77777777" w:rsidR="007C33EB" w:rsidRDefault="007C33EB" w:rsidP="007C33EB">
      <w:pPr xmlns:w="http://schemas.openxmlformats.org/wordprocessingml/2006/main">
        <w:pStyle w:val="ListParagraph"/>
        <w:numPr>
          <w:ilvl w:val="0"/>
          <w:numId w:val="17"/>
        </w:numPr>
      </w:pPr>
      <w:r xmlns:w="http://schemas.openxmlformats.org/wordprocessingml/2006/main">
        <w:t xml:space="preserve">Thêm Mặt nạ vào khối chức năng bằng cách nhấp chuột phải -&gt; Chọn Mặt nạ -&gt; Tạo Mặt nạ.</w:t>
      </w:r>
    </w:p>
    <w:p w14:paraId="3CEFD7CA" w14:textId="77777777" w:rsidR="009B7E30" w:rsidRDefault="009B7E30" w:rsidP="009B7E30">
      <w:pPr xmlns:w="http://schemas.openxmlformats.org/wordprocessingml/2006/main">
        <w:pStyle w:val="ListParagraph"/>
      </w:pPr>
      <w:r xmlns:w="http://schemas.openxmlformats.org/wordprocessingml/2006/main">
        <w:t xml:space="preserve">Vào tab Tham số &amp; Hộp thoại để thêm tham số</w:t>
      </w:r>
    </w:p>
    <w:p w14:paraId="5836447C" w14:textId="77777777" w:rsidR="005167EE" w:rsidRDefault="005167EE" w:rsidP="00A02BBE">
      <w:pPr>
        <w:pStyle w:val="ListParagraph"/>
      </w:pPr>
      <w:r>
        <w:rPr>
          <w:noProof/>
        </w:rPr>
        <w:drawing>
          <wp:inline distT="0" distB="0" distL="0" distR="0" wp14:anchorId="10AEAFE6" wp14:editId="189EC4B4">
            <wp:extent cx="2891195" cy="1549093"/>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92315" cy="1549693"/>
                    </a:xfrm>
                    <a:prstGeom prst="rect">
                      <a:avLst/>
                    </a:prstGeom>
                  </pic:spPr>
                </pic:pic>
              </a:graphicData>
            </a:graphic>
          </wp:inline>
        </w:drawing>
      </w:r>
    </w:p>
    <w:p w14:paraId="34EE3CAA" w14:textId="77777777" w:rsidR="005167EE" w:rsidRDefault="005167EE" w:rsidP="00A02BBE">
      <w:pPr>
        <w:pStyle w:val="ListParagraph"/>
      </w:pPr>
    </w:p>
    <w:p w14:paraId="329A03A6" w14:textId="77777777" w:rsidR="009B7E30" w:rsidRDefault="009B7E30" w:rsidP="00A02BBE">
      <w:pPr xmlns:w="http://schemas.openxmlformats.org/wordprocessingml/2006/main">
        <w:pStyle w:val="ListParagraph"/>
      </w:pPr>
      <w:r xmlns:w="http://schemas.openxmlformats.org/wordprocessingml/2006/main">
        <w:t xml:space="preserve">Đối với tham số danh sách, hãy nhấp vào TODO và thêm danh sách tên cổng cho nó.</w:t>
      </w:r>
    </w:p>
    <w:p w14:paraId="598AD27E" w14:textId="77777777" w:rsidR="005167EE" w:rsidRDefault="005167EE" w:rsidP="00A02BBE">
      <w:pPr>
        <w:pStyle w:val="ListParagraph"/>
      </w:pPr>
      <w:r>
        <w:rPr>
          <w:noProof/>
        </w:rPr>
        <w:drawing>
          <wp:inline distT="0" distB="0" distL="0" distR="0" wp14:anchorId="1DECDF12" wp14:editId="2336796D">
            <wp:extent cx="5572125" cy="19716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1971675"/>
                    </a:xfrm>
                    <a:prstGeom prst="rect">
                      <a:avLst/>
                    </a:prstGeom>
                  </pic:spPr>
                </pic:pic>
              </a:graphicData>
            </a:graphic>
          </wp:inline>
        </w:drawing>
      </w:r>
    </w:p>
    <w:p w14:paraId="3DBA07C9" w14:textId="77777777" w:rsidR="005167EE" w:rsidRDefault="005167EE" w:rsidP="005167EE">
      <w:pPr xmlns:w="http://schemas.openxmlformats.org/wordprocessingml/2006/main">
        <w:pStyle w:val="ListParagraph"/>
      </w:pPr>
      <w:r xmlns:w="http://schemas.openxmlformats.org/wordprocessingml/2006/main">
        <w:t xml:space="preserve">Tạo gọi lại cho cửa sổ bật lên</w:t>
      </w:r>
    </w:p>
    <w:p w14:paraId="24C985F5" w14:textId="77777777" w:rsidR="005167EE" w:rsidRDefault="005167EE" w:rsidP="009B7E30">
      <w:pPr>
        <w:pStyle w:val="ListParagraph"/>
      </w:pPr>
      <w:r>
        <w:rPr>
          <w:noProof/>
        </w:rPr>
        <w:lastRenderedPageBreak/>
        <w:drawing>
          <wp:inline distT="0" distB="0" distL="0" distR="0" wp14:anchorId="7BDD13CD" wp14:editId="6B4D8B11">
            <wp:extent cx="5612130" cy="42043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204335"/>
                    </a:xfrm>
                    <a:prstGeom prst="rect">
                      <a:avLst/>
                    </a:prstGeom>
                  </pic:spPr>
                </pic:pic>
              </a:graphicData>
            </a:graphic>
          </wp:inline>
        </w:drawing>
      </w:r>
    </w:p>
    <w:p w14:paraId="6224DCF9" w14:textId="77777777" w:rsidR="005167EE" w:rsidRDefault="005167EE" w:rsidP="009B7E30">
      <w:pPr>
        <w:pStyle w:val="ListParagraph"/>
      </w:pPr>
    </w:p>
    <w:p w14:paraId="3B3E158C" w14:textId="77777777" w:rsidR="005167EE" w:rsidRDefault="005167EE" w:rsidP="009B7E30">
      <w:pPr xmlns:w="http://schemas.openxmlformats.org/wordprocessingml/2006/main">
        <w:pStyle w:val="ListParagraph"/>
      </w:pPr>
      <w:r xmlns:w="http://schemas.openxmlformats.org/wordprocessingml/2006/main">
        <w:t xml:space="preserve">Tham khảo callback_my_custom.m</w:t>
      </w:r>
    </w:p>
    <w:p w14:paraId="57CD7493" w14:textId="77777777" w:rsidR="009B7E30" w:rsidRDefault="009B7E30" w:rsidP="009B7E30">
      <w:pPr xmlns:w="http://schemas.openxmlformats.org/wordprocessingml/2006/main">
        <w:pStyle w:val="ListParagraph"/>
      </w:pPr>
      <w:r xmlns:w="http://schemas.openxmlformats.org/wordprocessingml/2006/main">
        <w:t xml:space="preserve">Move to description tab to add MaskType.</w:t>
      </w:r>
    </w:p>
    <w:p w14:paraId="7FFE07A3" w14:textId="77777777" w:rsidR="005167EE" w:rsidRDefault="005167EE" w:rsidP="009B7E30">
      <w:pPr>
        <w:pStyle w:val="ListParagraph"/>
      </w:pPr>
      <w:r>
        <w:rPr>
          <w:noProof/>
        </w:rPr>
        <w:drawing>
          <wp:inline distT="0" distB="0" distL="0" distR="0" wp14:anchorId="18DD0516" wp14:editId="7218E4D8">
            <wp:extent cx="5612130" cy="1769745"/>
            <wp:effectExtent l="0" t="0" r="762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769745"/>
                    </a:xfrm>
                    <a:prstGeom prst="rect">
                      <a:avLst/>
                    </a:prstGeom>
                  </pic:spPr>
                </pic:pic>
              </a:graphicData>
            </a:graphic>
          </wp:inline>
        </w:drawing>
      </w:r>
    </w:p>
    <w:p w14:paraId="4F77E90E" w14:textId="77777777" w:rsidR="00416E1E" w:rsidRDefault="00416E1E" w:rsidP="00416E1E">
      <w:pPr xmlns:w="http://schemas.openxmlformats.org/wordprocessingml/2006/main">
        <w:pStyle w:val="Heading3"/>
      </w:pPr>
      <w:bookmarkStart xmlns:w="http://schemas.openxmlformats.org/wordprocessingml/2006/main" w:id="15" w:name="_Toc56953558"/>
      <w:r xmlns:w="http://schemas.openxmlformats.org/wordprocessingml/2006/main">
        <w:t xml:space="preserve">CẢNH BÁO</w:t>
      </w:r>
      <w:bookmarkEnd xmlns:w="http://schemas.openxmlformats.org/wordprocessingml/2006/main" w:id="15"/>
    </w:p>
    <w:p w14:paraId="4634AD34" w14:textId="77777777" w:rsidR="001F0F26" w:rsidRPr="00611D1B" w:rsidRDefault="001F0F26" w:rsidP="001F0F26">
      <w:r xmlns:w="http://schemas.openxmlformats.org/wordprocessingml/2006/main">
        <w:t xml:space="preserve">Để tạo mã nguồn cho Cổng vào/ra, sử dụng khối Port_In và Port_Out trong vhils_s_function.slx:</w:t>
      </w:r>
    </w:p>
    <w:p w14:paraId="6DE58C0A" w14:textId="77777777" w:rsidR="001F0F26" w:rsidRDefault="001F0F26"/>
    <w:p w14:paraId="1A3A47E8" w14:textId="77777777" w:rsidR="001F0F26" w:rsidRDefault="001F0F26">
      <w:r w:rsidRPr="001F0F26">
        <w:rPr>
          <w:noProof/>
        </w:rPr>
        <w:drawing>
          <wp:anchor distT="0" distB="0" distL="114300" distR="114300" simplePos="0" relativeHeight="251652608" behindDoc="0" locked="0" layoutInCell="1" allowOverlap="1" wp14:anchorId="40103A17" wp14:editId="49915581">
            <wp:simplePos x="0" y="0"/>
            <wp:positionH relativeFrom="column">
              <wp:posOffset>180975</wp:posOffset>
            </wp:positionH>
            <wp:positionV relativeFrom="paragraph">
              <wp:posOffset>10795</wp:posOffset>
            </wp:positionV>
            <wp:extent cx="2724150" cy="1000125"/>
            <wp:effectExtent l="0" t="0" r="0" b="9525"/>
            <wp:wrapNone/>
            <wp:docPr id="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724150" cy="1000125"/>
                    </a:xfrm>
                    <a:prstGeom prst="rect">
                      <a:avLst/>
                    </a:prstGeom>
                  </pic:spPr>
                </pic:pic>
              </a:graphicData>
            </a:graphic>
          </wp:anchor>
        </w:drawing>
      </w:r>
    </w:p>
    <w:p w14:paraId="48E554E4" w14:textId="77777777" w:rsidR="001F0F26" w:rsidRDefault="001F0F26"/>
    <w:p w14:paraId="20F67EDB" w14:textId="77777777" w:rsidR="001F0F26" w:rsidRDefault="001F0F26"/>
    <w:p w14:paraId="2B6D4ABC" w14:textId="77777777" w:rsidR="001F0F26" w:rsidRDefault="001F0F26">
      <w:r w:rsidRPr="001F0F26">
        <w:rPr>
          <w:noProof/>
        </w:rPr>
        <w:drawing>
          <wp:anchor distT="0" distB="0" distL="114300" distR="114300" simplePos="0" relativeHeight="251653632" behindDoc="0" locked="0" layoutInCell="1" allowOverlap="1" wp14:anchorId="678A04D6" wp14:editId="34E870D1">
            <wp:simplePos x="0" y="0"/>
            <wp:positionH relativeFrom="column">
              <wp:posOffset>1299845</wp:posOffset>
            </wp:positionH>
            <wp:positionV relativeFrom="paragraph">
              <wp:posOffset>247650</wp:posOffset>
            </wp:positionV>
            <wp:extent cx="1628775" cy="771525"/>
            <wp:effectExtent l="0" t="0" r="9525" b="9525"/>
            <wp:wrapNone/>
            <wp:docPr id="2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a:stretch>
                      <a:fillRect/>
                    </a:stretch>
                  </pic:blipFill>
                  <pic:spPr>
                    <a:xfrm>
                      <a:off x="0" y="0"/>
                      <a:ext cx="1628775" cy="771525"/>
                    </a:xfrm>
                    <a:prstGeom prst="rect">
                      <a:avLst/>
                    </a:prstGeom>
                  </pic:spPr>
                </pic:pic>
              </a:graphicData>
            </a:graphic>
          </wp:anchor>
        </w:drawing>
      </w:r>
    </w:p>
    <w:p w14:paraId="1AD8EA76" w14:textId="77777777" w:rsidR="001F0F26" w:rsidRDefault="001F0F26"/>
    <w:p w14:paraId="0EA77462" w14:textId="77777777" w:rsidR="001F0F26" w:rsidRDefault="001F0F26"/>
    <w:p w14:paraId="492879F7" w14:textId="77777777" w:rsidR="001F0F26" w:rsidRDefault="001F0F26"/>
    <w:p w14:paraId="30DBD292" w14:textId="77777777" w:rsidR="001F0F26" w:rsidRDefault="00A23897" w:rsidP="00A23897">
      <w:pPr xmlns:w="http://schemas.openxmlformats.org/wordprocessingml/2006/main">
        <w:pStyle w:val="Heading4"/>
      </w:pPr>
      <w:r xmlns:w="http://schemas.openxmlformats.org/wordprocessingml/2006/main">
        <w:t xml:space="preserve">Sử dụng chức năng block S</w:t>
      </w:r>
    </w:p>
    <w:p w14:paraId="7C29FCB5" w14:textId="77777777" w:rsidR="001F0F26" w:rsidRDefault="001F0F26">
      <w:bookmarkStart xmlns:w="http://schemas.openxmlformats.org/wordprocessingml/2006/main" w:id="16" w:name="_Hlk75381643"/>
      <w:r xmlns:w="http://schemas.openxmlformats.org/wordprocessingml/2006/main">
        <w:t xml:space="preserve">Đối chiếu với khối Port_In:</w:t>
      </w:r>
    </w:p>
    <w:p w14:paraId="71D0AB81" w14:textId="77777777" w:rsidR="004564D0" w:rsidRDefault="004564D0" w:rsidP="004564D0">
      <w:pPr xmlns:w="http://schemas.openxmlformats.org/wordprocessingml/2006/main">
        <w:pStyle w:val="ListParagraph"/>
        <w:numPr>
          <w:ilvl w:val="0"/>
          <w:numId w:val="15"/>
        </w:numPr>
      </w:pPr>
      <w:r xmlns:w="http://schemas.openxmlformats.org/wordprocessingml/2006/main">
        <w:t xml:space="preserve">Lấy dữ liệu từ MATLAB và gửi đến Port trong VLAB.</w:t>
      </w:r>
    </w:p>
    <w:p w14:paraId="6D506886" w14:textId="77777777" w:rsidR="004564D0" w:rsidRDefault="004564D0" w:rsidP="004564D0">
      <w:pPr xmlns:w="http://schemas.openxmlformats.org/wordprocessingml/2006/main">
        <w:pStyle w:val="ListParagraph"/>
        <w:numPr>
          <w:ilvl w:val="0"/>
          <w:numId w:val="15"/>
        </w:numPr>
      </w:pPr>
      <w:r xmlns:w="http://schemas.openxmlformats.org/wordprocessingml/2006/main">
        <w:t xml:space="preserve">Gửi giá trị nhận được cho các thuật toán người dùng </w:t>
      </w:r>
      <w:bookmarkEnd xmlns:w="http://schemas.openxmlformats.org/wordprocessingml/2006/main" w:id="16"/>
      <w:r xmlns:w="http://schemas.openxmlformats.org/wordprocessingml/2006/main">
        <w:t xml:space="preserve">.</w:t>
      </w:r>
    </w:p>
    <w:p w14:paraId="40C6D5D7" w14:textId="77777777" w:rsidR="004564D0" w:rsidRDefault="004564D0" w:rsidP="004564D0">
      <w:r xmlns:w="http://schemas.openxmlformats.org/wordprocessingml/2006/main">
        <w:t xml:space="preserve">Đối chiếu với khối Port_Out:</w:t>
      </w:r>
    </w:p>
    <w:p w14:paraId="27066802" w14:textId="77777777" w:rsidR="004564D0" w:rsidRDefault="004564D0" w:rsidP="004564D0">
      <w:pPr xmlns:w="http://schemas.openxmlformats.org/wordprocessingml/2006/main">
        <w:pStyle w:val="ListParagraph"/>
        <w:numPr>
          <w:ilvl w:val="0"/>
          <w:numId w:val="15"/>
        </w:numPr>
      </w:pPr>
      <w:r xmlns:w="http://schemas.openxmlformats.org/wordprocessingml/2006/main">
        <w:t xml:space="preserve">Đặt giá trị từ thuật toán người dùng thành tên cổng đích.</w:t>
      </w:r>
    </w:p>
    <w:p w14:paraId="3BD0D278" w14:textId="77777777" w:rsidR="004564D0" w:rsidRDefault="004564D0" w:rsidP="004564D0">
      <w:pPr xmlns:w="http://schemas.openxmlformats.org/wordprocessingml/2006/main">
        <w:pStyle w:val="ListParagraph"/>
        <w:numPr>
          <w:ilvl w:val="0"/>
          <w:numId w:val="15"/>
        </w:numPr>
      </w:pPr>
      <w:r xmlns:w="http://schemas.openxmlformats.org/wordprocessingml/2006/main">
        <w:t xml:space="preserve">Gửi giá trị của cổng tới MATLAB (đầu ra của Đồng mô phỏng MATLAB).</w:t>
      </w:r>
    </w:p>
    <w:p w14:paraId="552712D8" w14:textId="77777777" w:rsidR="00A23897" w:rsidRDefault="00A23897" w:rsidP="00A23897">
      <w:pPr xmlns:w="http://schemas.openxmlformats.org/wordprocessingml/2006/main">
        <w:pStyle w:val="Heading4"/>
      </w:pPr>
      <w:r xmlns:w="http://schemas.openxmlformats.org/wordprocessingml/2006/main">
        <w:t xml:space="preserve">User interface</w:t>
      </w:r>
    </w:p>
    <w:p w14:paraId="570ACCB9" w14:textId="77777777" w:rsidR="001067AE" w:rsidRDefault="001067AE" w:rsidP="001067AE">
      <w:pPr xmlns:w="http://schemas.openxmlformats.org/wordprocessingml/2006/main">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xmlns:w="http://schemas.openxmlformats.org/wordprocessingml/2006/main">
        <w:rPr>
          <w:rFonts w:ascii="Courier New" w:hAnsi="Courier New" w:cs="Courier New"/>
          <w:color w:val="8000FF"/>
          <w:sz w:val="20"/>
          <w:szCs w:val="20"/>
          <w:highlight w:val="white"/>
        </w:rPr>
        <w:t xml:space="preserve">bên ngoài</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khoảng trống </w:t>
      </w:r>
      <w:r xmlns:w="http://schemas.openxmlformats.org/wordprocessingml/2006/main">
        <w:rPr>
          <w:rFonts w:ascii="Courier New" w:hAnsi="Courier New" w:cs="Courier New"/>
          <w:color w:val="000000"/>
          <w:sz w:val="20"/>
          <w:szCs w:val="20"/>
          <w:highlight w:val="white"/>
        </w:rPr>
        <w:t xml:space="preserve">Set_port_value </w:t>
      </w:r>
      <w:r xmlns:w="http://schemas.openxmlformats.org/wordprocessingml/2006/main">
        <w:rPr>
          <w:rFonts w:ascii="Courier New" w:hAnsi="Courier New" w:cs="Courier New"/>
          <w:b/>
          <w:bCs/>
          <w:color w:val="000080"/>
          <w:sz w:val="20"/>
          <w:szCs w:val="20"/>
          <w:highlight w:val="white"/>
        </w:rPr>
        <w:t xml:space="preserve">( rút </w:t>
      </w:r>
      <w:r xmlns:w="http://schemas.openxmlformats.org/wordprocessingml/2006/main">
        <w:rPr>
          <w:rFonts w:ascii="Courier New" w:hAnsi="Courier New" w:cs="Courier New"/>
          <w:color w:val="8000FF"/>
          <w:sz w:val="20"/>
          <w:szCs w:val="20"/>
          <w:highlight w:val="white"/>
        </w:rPr>
        <w:t xml:space="preserve">ngắn</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b/>
          <w:bCs/>
          <w:color w:val="000080"/>
          <w:sz w:val="20"/>
          <w:szCs w:val="20"/>
          <w:highlight w:val="white"/>
        </w:rPr>
        <w:t xml:space="preserve">* </w:t>
      </w:r>
      <w:r xmlns:w="http://schemas.openxmlformats.org/wordprocessingml/2006/main">
        <w:rPr>
          <w:rFonts w:ascii="Courier New" w:hAnsi="Courier New" w:cs="Courier New"/>
          <w:color w:val="000000"/>
          <w:sz w:val="20"/>
          <w:szCs w:val="20"/>
          <w:highlight w:val="white"/>
        </w:rPr>
        <w:t xml:space="preserve">u0 </w:t>
      </w:r>
      <w:r xmlns:w="http://schemas.openxmlformats.org/wordprocessingml/2006/main">
        <w:rPr>
          <w:rFonts w:ascii="Courier New" w:hAnsi="Courier New" w:cs="Courier New"/>
          <w:b/>
          <w:bCs/>
          <w:color w:val="000080"/>
          <w:sz w:val="20"/>
          <w:szCs w:val="20"/>
          <w:highlight w:val="white"/>
        </w:rPr>
        <w:t xml:space="preserve">,</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chưa ký</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port ký </w:t>
      </w:r>
      <w:r xmlns:w="http://schemas.openxmlformats.org/wordprocessingml/2006/main">
        <w:rPr>
          <w:rFonts w:ascii="Courier New" w:hAnsi="Courier New" w:cs="Courier New"/>
          <w:b/>
          <w:bCs/>
          <w:color w:val="000080"/>
          <w:sz w:val="20"/>
          <w:szCs w:val="20"/>
          <w:highlight w:val="white"/>
        </w:rPr>
        <w:t xml:space="preserve">tự </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unchart</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mã </w:t>
      </w:r>
      <w:r xmlns:w="http://schemas.openxmlformats.org/wordprocessingml/2006/main">
        <w:rPr>
          <w:rFonts w:ascii="Courier New" w:hAnsi="Courier New" w:cs="Courier New"/>
          <w:color w:val="000000"/>
          <w:sz w:val="20"/>
          <w:szCs w:val="20"/>
          <w:highlight w:val="white"/>
        </w:rPr>
        <w:t xml:space="preserve">pin </w:t>
      </w:r>
      <w:r xmlns:w="http://schemas.openxmlformats.org/wordprocessingml/2006/main">
        <w:rPr>
          <w:rFonts w:ascii="Courier New" w:hAnsi="Courier New" w:cs="Courier New"/>
          <w:b/>
          <w:bCs/>
          <w:color w:val="000080"/>
          <w:sz w:val="20"/>
          <w:szCs w:val="20"/>
          <w:highlight w:val="white"/>
        </w:rPr>
        <w:t xml:space="preserve">);</w:t>
      </w:r>
    </w:p>
    <w:p w14:paraId="545CB065" w14:textId="77777777" w:rsidR="001067AE" w:rsidRDefault="001067AE" w:rsidP="001067AE">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rPr>
          <w:rFonts w:ascii="Courier New" w:hAnsi="Courier New" w:cs="Courier New"/>
          <w:color w:val="8000FF"/>
          <w:sz w:val="20"/>
          <w:szCs w:val="20"/>
          <w:highlight w:val="white"/>
        </w:rPr>
        <w:t xml:space="preserve">bên ngoài</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khoảng trống </w:t>
      </w:r>
      <w:r xmlns:w="http://schemas.openxmlformats.org/wordprocessingml/2006/main">
        <w:rPr>
          <w:rFonts w:ascii="Courier New" w:hAnsi="Courier New" w:cs="Courier New"/>
          <w:color w:val="000000"/>
          <w:sz w:val="20"/>
          <w:szCs w:val="20"/>
          <w:highlight w:val="white"/>
        </w:rPr>
        <w:t xml:space="preserve">Get_port_value </w:t>
      </w:r>
      <w:r xmlns:w="http://schemas.openxmlformats.org/wordprocessingml/2006/main">
        <w:rPr>
          <w:rFonts w:ascii="Courier New" w:hAnsi="Courier New" w:cs="Courier New"/>
          <w:b/>
          <w:bCs/>
          <w:color w:val="000080"/>
          <w:sz w:val="20"/>
          <w:szCs w:val="20"/>
          <w:highlight w:val="white"/>
        </w:rPr>
        <w:t xml:space="preserve">( rút </w:t>
      </w:r>
      <w:r xmlns:w="http://schemas.openxmlformats.org/wordprocessingml/2006/main">
        <w:rPr>
          <w:rFonts w:ascii="Courier New" w:hAnsi="Courier New" w:cs="Courier New"/>
          <w:color w:val="8000FF"/>
          <w:sz w:val="20"/>
          <w:szCs w:val="20"/>
          <w:highlight w:val="white"/>
        </w:rPr>
        <w:t xml:space="preserve">ngắn</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b/>
          <w:bCs/>
          <w:color w:val="000080"/>
          <w:sz w:val="20"/>
          <w:szCs w:val="20"/>
          <w:highlight w:val="white"/>
        </w:rPr>
        <w:t xml:space="preserve">* </w:t>
      </w:r>
      <w:r xmlns:w="http://schemas.openxmlformats.org/wordprocessingml/2006/main">
        <w:rPr>
          <w:rFonts w:ascii="Courier New" w:hAnsi="Courier New" w:cs="Courier New"/>
          <w:color w:val="000000"/>
          <w:sz w:val="20"/>
          <w:szCs w:val="20"/>
          <w:highlight w:val="white"/>
        </w:rPr>
        <w:t xml:space="preserve">y0 </w:t>
      </w:r>
      <w:r xmlns:w="http://schemas.openxmlformats.org/wordprocessingml/2006/main">
        <w:rPr>
          <w:rFonts w:ascii="Courier New" w:hAnsi="Courier New" w:cs="Courier New"/>
          <w:b/>
          <w:bCs/>
          <w:color w:val="000080"/>
          <w:sz w:val="20"/>
          <w:szCs w:val="20"/>
          <w:highlight w:val="white"/>
        </w:rPr>
        <w:t xml:space="preserve">,</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chưa ký</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port ký </w:t>
      </w:r>
      <w:r xmlns:w="http://schemas.openxmlformats.org/wordprocessingml/2006/main">
        <w:rPr>
          <w:rFonts w:ascii="Courier New" w:hAnsi="Courier New" w:cs="Courier New"/>
          <w:b/>
          <w:bCs/>
          <w:color w:val="000080"/>
          <w:sz w:val="20"/>
          <w:szCs w:val="20"/>
          <w:highlight w:val="white"/>
        </w:rPr>
        <w:t xml:space="preserve">tự </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unchart</w:t>
      </w:r>
      <w:r xmlns:w="http://schemas.openxmlformats.org/wordprocessingml/2006/main">
        <w:rPr>
          <w:rFonts w:ascii="Courier New" w:hAnsi="Courier New" w:cs="Courier New"/>
          <w:color w:val="000000"/>
          <w:sz w:val="20"/>
          <w:szCs w:val="20"/>
          <w:highlight w:val="white"/>
        </w:rPr>
        <w:t xml:space="preserve"> </w:t>
      </w:r>
      <w:r xmlns:w="http://schemas.openxmlformats.org/wordprocessingml/2006/main">
        <w:rPr>
          <w:rFonts w:ascii="Courier New" w:hAnsi="Courier New" w:cs="Courier New"/>
          <w:color w:val="8000FF"/>
          <w:sz w:val="20"/>
          <w:szCs w:val="20"/>
          <w:highlight w:val="white"/>
        </w:rPr>
        <w:t xml:space="preserve">mã </w:t>
      </w:r>
      <w:r xmlns:w="http://schemas.openxmlformats.org/wordprocessingml/2006/main">
        <w:rPr>
          <w:rFonts w:ascii="Courier New" w:hAnsi="Courier New" w:cs="Courier New"/>
          <w:color w:val="000000"/>
          <w:sz w:val="20"/>
          <w:szCs w:val="20"/>
          <w:highlight w:val="white"/>
        </w:rPr>
        <w:t xml:space="preserve">pin </w:t>
      </w:r>
      <w:r xmlns:w="http://schemas.openxmlformats.org/wordprocessingml/2006/main">
        <w:rPr>
          <w:rFonts w:ascii="Courier New" w:hAnsi="Courier New" w:cs="Courier New"/>
          <w:b/>
          <w:bCs/>
          <w:color w:val="000080"/>
          <w:sz w:val="20"/>
          <w:szCs w:val="20"/>
          <w:highlight w:val="white"/>
        </w:rPr>
        <w:t xml:space="preserve">);</w:t>
      </w:r>
    </w:p>
    <w:p w14:paraId="02E7EEB5" w14:textId="77777777" w:rsidR="001067AE" w:rsidRDefault="001067AE" w:rsidP="00B87E95">
      <w:r xmlns:w="http://schemas.openxmlformats.org/wordprocessingml/2006/main">
        <w:t xml:space="preserve">Tùy chỉnh chức năng C trong giao diện ngoại vi mà chúng ta cần tạo giao diện người dùng tương ứng.</w:t>
      </w:r>
    </w:p>
    <w:p w14:paraId="16BD4B55" w14:textId="77777777" w:rsidR="001067AE" w:rsidRDefault="001067AE" w:rsidP="00B87E95">
      <w:r xmlns:w="http://schemas.openxmlformats.org/wordprocessingml/2006/main">
        <w:t xml:space="preserve">Trong trường hợp này, giao diện người dùng phải có cổng và mã pin bắt đầu.</w:t>
      </w:r>
    </w:p>
    <w:p w14:paraId="76FFAA7C" w14:textId="77777777" w:rsidR="001067AE" w:rsidRDefault="001067AE" w:rsidP="00B87E95"/>
    <w:p w14:paraId="493C4724" w14:textId="77777777" w:rsidR="00B87E95" w:rsidRPr="001067AE" w:rsidRDefault="003E34A5" w:rsidP="00B87E95">
      <w:pPr xmlns:w="http://schemas.openxmlformats.org/wordprocessingml/2006/main">
        <w:rPr>
          <w:b/>
        </w:rPr>
      </w:pPr>
      <w:r xmlns:w="http://schemas.openxmlformats.org/wordprocessingml/2006/main" w:rsidRPr="001067AE">
        <w:rPr>
          <w:b/>
        </w:rPr>
        <w:t xml:space="preserve">Giao diện người dùng của Port_In</w:t>
      </w:r>
    </w:p>
    <w:p w14:paraId="2881FFBB" w14:textId="77777777" w:rsidR="003E34A5" w:rsidRDefault="003E34A5" w:rsidP="00B87E95">
      <w:r w:rsidRPr="003E34A5">
        <w:rPr>
          <w:noProof/>
        </w:rPr>
        <w:drawing>
          <wp:inline distT="0" distB="0" distL="0" distR="0" wp14:anchorId="543CCB0E" wp14:editId="3B46BCB7">
            <wp:extent cx="4038600" cy="2876550"/>
            <wp:effectExtent l="0" t="0" r="0" b="0"/>
            <wp:docPr id="2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33"/>
                    <a:stretch>
                      <a:fillRect/>
                    </a:stretch>
                  </pic:blipFill>
                  <pic:spPr>
                    <a:xfrm>
                      <a:off x="0" y="0"/>
                      <a:ext cx="4038600" cy="2876550"/>
                    </a:xfrm>
                    <a:prstGeom prst="rect">
                      <a:avLst/>
                    </a:prstGeom>
                  </pic:spPr>
                </pic:pic>
              </a:graphicData>
            </a:graphic>
          </wp:inline>
        </w:drawing>
      </w:r>
    </w:p>
    <w:p w14:paraId="1E3C5FA2" w14:textId="77777777" w:rsidR="003E34A5" w:rsidRDefault="003E34A5" w:rsidP="00B87E95"/>
    <w:p w14:paraId="0D2D9442" w14:textId="77777777" w:rsidR="003E34A5" w:rsidRDefault="003E34A5" w:rsidP="00B87E95">
      <w:r xmlns:w="http://schemas.openxmlformats.org/wordprocessingml/2006/main">
        <w:t xml:space="preserve">User interface of Port_Out</w:t>
      </w:r>
    </w:p>
    <w:p w14:paraId="289D699E" w14:textId="77777777" w:rsidR="00384173" w:rsidRDefault="00B13427" w:rsidP="00B87E95">
      <w:pPr>
        <w:rPr>
          <w:color w:val="FF0000"/>
        </w:rPr>
      </w:pPr>
      <w:r>
        <w:rPr>
          <w:noProof/>
        </w:rPr>
        <w:lastRenderedPageBreak/>
        <w:drawing>
          <wp:inline distT="0" distB="0" distL="0" distR="0" wp14:anchorId="23C29026" wp14:editId="7A20C935">
            <wp:extent cx="4048125" cy="2886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48125" cy="2886075"/>
                    </a:xfrm>
                    <a:prstGeom prst="rect">
                      <a:avLst/>
                    </a:prstGeom>
                  </pic:spPr>
                </pic:pic>
              </a:graphicData>
            </a:graphic>
          </wp:inline>
        </w:drawing>
      </w:r>
      <w:r w:rsidR="00384173" w:rsidRPr="003E34A5">
        <w:rPr>
          <w:color w:val="FF0000"/>
        </w:rPr>
        <w:br w:type="page"/>
      </w:r>
    </w:p>
    <w:p w14:paraId="39E98A5F" w14:textId="77777777" w:rsidR="003E34A5" w:rsidRDefault="003E34A5" w:rsidP="00B87E95">
      <w:pPr>
        <w:rPr>
          <w:color w:val="FF0000"/>
        </w:rPr>
      </w:pPr>
    </w:p>
    <w:p w14:paraId="4F6E2C49" w14:textId="77777777" w:rsidR="00416E1E" w:rsidRPr="00A23897" w:rsidRDefault="00AC4515" w:rsidP="00A23897">
      <w:pPr xmlns:w="http://schemas.openxmlformats.org/wordprocessingml/2006/main">
        <w:rPr>
          <w:b/>
        </w:rPr>
      </w:pPr>
      <w:r xmlns:w="http://schemas.openxmlformats.org/wordprocessingml/2006/main" w:rsidRPr="00A23897">
        <w:rPr>
          <w:b/>
        </w:rPr>
        <w:t xml:space="preserve">Use the user interface</w:t>
      </w:r>
    </w:p>
    <w:p w14:paraId="50A5DB30" w14:textId="77777777" w:rsidR="00AC4515" w:rsidRDefault="00AC4515">
      <w:r>
        <w:rPr>
          <w:noProof/>
        </w:rPr>
        <w:drawing>
          <wp:inline distT="0" distB="0" distL="0" distR="0" wp14:anchorId="56D3FA6D" wp14:editId="1D3B1153">
            <wp:extent cx="6369685" cy="2375323"/>
            <wp:effectExtent l="0" t="0" r="0" b="635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97769" cy="2385796"/>
                    </a:xfrm>
                    <a:prstGeom prst="rect">
                      <a:avLst/>
                    </a:prstGeom>
                    <a:noFill/>
                  </pic:spPr>
                </pic:pic>
              </a:graphicData>
            </a:graphic>
          </wp:inline>
        </w:drawing>
      </w:r>
    </w:p>
    <w:p w14:paraId="05D6A525" w14:textId="77777777" w:rsidR="00AC4515" w:rsidRDefault="00AC4515"/>
    <w:p w14:paraId="168A34B7" w14:textId="77777777" w:rsidR="00416E1E" w:rsidRDefault="00A23897" w:rsidP="00A23897">
      <w:pPr xmlns:w="http://schemas.openxmlformats.org/wordprocessingml/2006/main">
        <w:pStyle w:val="Heading4"/>
      </w:pPr>
      <w:r xmlns:w="http://schemas.openxmlformats.org/wordprocessingml/2006/main">
        <w:t xml:space="preserve">Thông tin chi tiết</w:t>
      </w:r>
    </w:p>
    <w:p w14:paraId="4F1513C4" w14:textId="77777777" w:rsidR="00716FCB" w:rsidRDefault="00A23897" w:rsidP="00716FCB">
      <w:r xmlns:w="http://schemas.openxmlformats.org/wordprocessingml/2006/main">
        <w:t xml:space="preserve">Cách tạo khối này:</w:t>
      </w:r>
    </w:p>
    <w:p w14:paraId="76A42463" w14:textId="77777777" w:rsidR="00716FCB" w:rsidRDefault="00716FCB" w:rsidP="00861A99">
      <w:pPr xmlns:w="http://schemas.openxmlformats.org/wordprocessingml/2006/main">
        <w:pStyle w:val="ListParagraph"/>
        <w:numPr>
          <w:ilvl w:val="1"/>
          <w:numId w:val="19"/>
        </w:numPr>
        <w:ind w:left="720"/>
      </w:pPr>
      <w:r xmlns:w="http://schemas.openxmlformats.org/wordprocessingml/2006/main">
        <w:t xml:space="preserve">Sử dụng trình tạo hàm s để tạo khối hàm s.</w:t>
      </w:r>
    </w:p>
    <w:p w14:paraId="1214D02C" w14:textId="77777777" w:rsidR="00861A99" w:rsidRDefault="00861A99" w:rsidP="00861A99">
      <w:pPr xmlns:w="http://schemas.openxmlformats.org/wordprocessingml/2006/main">
        <w:pStyle w:val="ListParagraph"/>
        <w:numPr>
          <w:ilvl w:val="0"/>
          <w:numId w:val="21"/>
        </w:numPr>
        <w:ind w:left="1350"/>
      </w:pPr>
      <w:r xmlns:w="http://schemas.openxmlformats.org/wordprocessingml/2006/main">
        <w:t xml:space="preserve">Create S chức năng tên</w:t>
      </w:r>
    </w:p>
    <w:p w14:paraId="4382D22B" w14:textId="77777777" w:rsidR="0028666A" w:rsidRDefault="00861A99" w:rsidP="00861A99">
      <w:pPr>
        <w:pStyle w:val="ListParagraph"/>
      </w:pPr>
      <w:r w:rsidRPr="00861A99">
        <w:rPr>
          <w:noProof/>
        </w:rPr>
        <w:drawing>
          <wp:inline distT="0" distB="0" distL="0" distR="0" wp14:anchorId="7E145BF0" wp14:editId="6E180EA1">
            <wp:extent cx="4593495" cy="3945131"/>
            <wp:effectExtent l="0" t="0" r="0" b="0"/>
            <wp:docPr id="2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4593495" cy="3945131"/>
                    </a:xfrm>
                    <a:prstGeom prst="rect">
                      <a:avLst/>
                    </a:prstGeom>
                  </pic:spPr>
                </pic:pic>
              </a:graphicData>
            </a:graphic>
          </wp:inline>
        </w:drawing>
      </w:r>
    </w:p>
    <w:p w14:paraId="0CC59F94" w14:textId="77777777" w:rsidR="00861A99" w:rsidRDefault="00861A99" w:rsidP="00861A99">
      <w:pPr xmlns:w="http://schemas.openxmlformats.org/wordprocessingml/2006/main">
        <w:pStyle w:val="ListParagraph"/>
        <w:numPr>
          <w:ilvl w:val="0"/>
          <w:numId w:val="21"/>
        </w:numPr>
        <w:ind w:left="1260"/>
      </w:pPr>
      <w:r xmlns:w="http://schemas.openxmlformats.org/wordprocessingml/2006/main">
        <w:t xml:space="preserve">Đặt kiểu dữ liệu cho cổng vào và cổng ra, trong trường hợp này boolean được sử dụng cho cổng.</w:t>
      </w:r>
    </w:p>
    <w:p w14:paraId="1487B015" w14:textId="77777777" w:rsidR="00861A99" w:rsidRPr="00861A99" w:rsidRDefault="00861A99" w:rsidP="00861A99">
      <w:pPr xmlns:w="http://schemas.openxmlformats.org/wordprocessingml/2006/main">
        <w:pStyle w:val="ListParagraph"/>
        <w:ind w:left="1260"/>
        <w:rPr>
          <w:b/>
        </w:rPr>
      </w:pPr>
      <w:r xmlns:w="http://schemas.openxmlformats.org/wordprocessingml/2006/main" w:rsidRPr="00861A99">
        <w:rPr>
          <w:b/>
        </w:rPr>
        <w:t xml:space="preserve">Nhận xét:</w:t>
      </w:r>
    </w:p>
    <w:p w14:paraId="347ADBC3" w14:textId="77777777" w:rsidR="00861A99" w:rsidRDefault="00861A99" w:rsidP="00861A99">
      <w:pPr xmlns:w="http://schemas.openxmlformats.org/wordprocessingml/2006/main">
        <w:pStyle w:val="ListParagraph"/>
        <w:numPr>
          <w:ilvl w:val="0"/>
          <w:numId w:val="22"/>
        </w:numPr>
      </w:pPr>
      <w:r xmlns:w="http://schemas.openxmlformats.org/wordprocessingml/2006/main">
        <w:lastRenderedPageBreak xmlns:w="http://schemas.openxmlformats.org/wordprocessingml/2006/main"/>
      </w:r>
      <w:r xmlns:w="http://schemas.openxmlformats.org/wordprocessingml/2006/main">
        <w:t xml:space="preserve">Inport, outport dùng để gửi nhận dữ liệu giữa MATLAB và VLAB, thay đổi từng bước.</w:t>
      </w:r>
    </w:p>
    <w:p w14:paraId="684DA247" w14:textId="77777777" w:rsidR="00861A99" w:rsidRDefault="00861A99" w:rsidP="00861A99">
      <w:pPr xmlns:w="http://schemas.openxmlformats.org/wordprocessingml/2006/main">
        <w:pStyle w:val="ListParagraph"/>
        <w:numPr>
          <w:ilvl w:val="0"/>
          <w:numId w:val="22"/>
        </w:numPr>
      </w:pPr>
      <w:r xmlns:w="http://schemas.openxmlformats.org/wordprocessingml/2006/main">
        <w:t xml:space="preserve">Tham số được sử dụng để xác định mục tiêu cổng, giá trị chỉ thay đổi một lần khi được đặt trên giao diện người dùng.</w:t>
      </w:r>
    </w:p>
    <w:p w14:paraId="055760DA" w14:textId="77777777" w:rsidR="00861A99" w:rsidRDefault="00861A99" w:rsidP="00861A99">
      <w:pPr>
        <w:pStyle w:val="ListParagraph"/>
        <w:ind w:left="1260"/>
      </w:pPr>
    </w:p>
    <w:p w14:paraId="042B439F" w14:textId="77777777" w:rsidR="00861A99" w:rsidRDefault="00861A99" w:rsidP="00861A99">
      <w:pPr>
        <w:pStyle w:val="ListParagraph"/>
      </w:pPr>
      <w:r w:rsidRPr="00861A99">
        <w:rPr>
          <w:noProof/>
        </w:rPr>
        <w:drawing>
          <wp:inline distT="0" distB="0" distL="0" distR="0" wp14:anchorId="2BF62DDA" wp14:editId="1E49C54F">
            <wp:extent cx="5683701" cy="2089596"/>
            <wp:effectExtent l="0" t="0" r="0" b="6350"/>
            <wp:docPr id="20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7"/>
                    <a:stretch>
                      <a:fillRect/>
                    </a:stretch>
                  </pic:blipFill>
                  <pic:spPr>
                    <a:xfrm>
                      <a:off x="0" y="0"/>
                      <a:ext cx="5683701" cy="2089596"/>
                    </a:xfrm>
                    <a:prstGeom prst="rect">
                      <a:avLst/>
                    </a:prstGeom>
                  </pic:spPr>
                </pic:pic>
              </a:graphicData>
            </a:graphic>
          </wp:inline>
        </w:drawing>
      </w:r>
    </w:p>
    <w:p w14:paraId="0ACDD5A0" w14:textId="77777777" w:rsidR="00861A99" w:rsidRDefault="00861A99" w:rsidP="006E47CE">
      <w:pPr xmlns:w="http://schemas.openxmlformats.org/wordprocessingml/2006/main">
        <w:pStyle w:val="ListParagraph"/>
        <w:numPr>
          <w:ilvl w:val="0"/>
          <w:numId w:val="21"/>
        </w:numPr>
        <w:ind w:left="1170"/>
      </w:pPr>
      <w:r xmlns:w="http://schemas.openxmlformats.org/wordprocessingml/2006/main">
        <w:t xml:space="preserve">Tạo tham số cần thiết.</w:t>
      </w:r>
    </w:p>
    <w:p w14:paraId="15890AB5" w14:textId="77777777" w:rsidR="00861A99" w:rsidRDefault="006E47CE" w:rsidP="006E47CE">
      <w:pPr>
        <w:ind w:left="810"/>
      </w:pPr>
      <w:r w:rsidRPr="006E47CE">
        <w:rPr>
          <w:noProof/>
        </w:rPr>
        <w:drawing>
          <wp:inline distT="0" distB="0" distL="0" distR="0" wp14:anchorId="0F233B9F" wp14:editId="55B30705">
            <wp:extent cx="4705350" cy="1447800"/>
            <wp:effectExtent l="0" t="0" r="0" b="0"/>
            <wp:docPr id="20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8"/>
                    <a:stretch>
                      <a:fillRect/>
                    </a:stretch>
                  </pic:blipFill>
                  <pic:spPr>
                    <a:xfrm>
                      <a:off x="0" y="0"/>
                      <a:ext cx="4705350" cy="1447800"/>
                    </a:xfrm>
                    <a:prstGeom prst="rect">
                      <a:avLst/>
                    </a:prstGeom>
                  </pic:spPr>
                </pic:pic>
              </a:graphicData>
            </a:graphic>
          </wp:inline>
        </w:drawing>
      </w:r>
    </w:p>
    <w:p w14:paraId="456C8258" w14:textId="77777777" w:rsidR="00AC276A" w:rsidRDefault="00AC276A" w:rsidP="00AC276A">
      <w:pPr xmlns:w="http://schemas.openxmlformats.org/wordprocessingml/2006/main">
        <w:ind w:left="810"/>
      </w:pPr>
      <w:r xmlns:w="http://schemas.openxmlformats.org/wordprocessingml/2006/main">
        <w:t xml:space="preserve">Mã nguồn đầu ra của chương trình tạo s-function</w:t>
      </w:r>
    </w:p>
    <w:p w14:paraId="6ED13379" w14:textId="77777777" w:rsidR="00AC276A" w:rsidRDefault="00B13427" w:rsidP="00AC276A">
      <w:pPr>
        <w:ind w:left="810"/>
      </w:pPr>
      <w:r>
        <w:rPr>
          <w:noProof/>
        </w:rPr>
        <w:drawing>
          <wp:inline distT="0" distB="0" distL="0" distR="0" wp14:anchorId="502136DD" wp14:editId="25429347">
            <wp:extent cx="5612130" cy="274066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740660"/>
                    </a:xfrm>
                    <a:prstGeom prst="rect">
                      <a:avLst/>
                    </a:prstGeom>
                  </pic:spPr>
                </pic:pic>
              </a:graphicData>
            </a:graphic>
          </wp:inline>
        </w:drawing>
      </w:r>
    </w:p>
    <w:p w14:paraId="6AB08A10" w14:textId="77777777" w:rsidR="00AC276A" w:rsidRDefault="00AC276A" w:rsidP="00AC276A">
      <w:pPr>
        <w:ind w:left="810"/>
      </w:pPr>
    </w:p>
    <w:p w14:paraId="11AD713D" w14:textId="77777777" w:rsidR="00AC276A" w:rsidRDefault="00AC276A" w:rsidP="00AC276A">
      <w:pPr>
        <w:ind w:left="810"/>
      </w:pPr>
    </w:p>
    <w:p w14:paraId="45DDFA71" w14:textId="77777777" w:rsidR="00AC276A" w:rsidRDefault="00AC276A" w:rsidP="00AC276A">
      <w:pPr>
        <w:ind w:left="810"/>
      </w:pPr>
    </w:p>
    <w:p w14:paraId="6FDD8D40" w14:textId="77777777" w:rsidR="00AC276A" w:rsidRDefault="00AC276A" w:rsidP="00AC276A">
      <w:pPr>
        <w:ind w:left="810"/>
      </w:pPr>
    </w:p>
    <w:p w14:paraId="2180C60A" w14:textId="77777777" w:rsidR="0028666A" w:rsidRDefault="0028666A" w:rsidP="00861A99">
      <w:pPr xmlns:w="http://schemas.openxmlformats.org/wordprocessingml/2006/main">
        <w:pStyle w:val="ListParagraph"/>
        <w:numPr>
          <w:ilvl w:val="1"/>
          <w:numId w:val="19"/>
        </w:numPr>
        <w:ind w:left="720"/>
      </w:pPr>
      <w:r xmlns:w="http://schemas.openxmlformats.org/wordprocessingml/2006/main">
        <w:t xml:space="preserve">Sử dụng chức năng khối chức năng trong thư viện Simulink để tạo</w:t>
      </w:r>
    </w:p>
    <w:p w14:paraId="643A35C9" w14:textId="77777777" w:rsidR="006B75D3" w:rsidRDefault="006B75D3" w:rsidP="006B75D3">
      <w:pPr xmlns:w="http://schemas.openxmlformats.org/wordprocessingml/2006/main">
        <w:pStyle w:val="ListParagraph"/>
      </w:pPr>
      <w:r xmlns:w="http://schemas.openxmlformats.org/wordprocessingml/2006/main">
        <w:t xml:space="preserve">Vào thư viện Simulink copy vào model.</w:t>
      </w:r>
    </w:p>
    <w:p w14:paraId="282E5D27" w14:textId="77777777" w:rsidR="006B75D3" w:rsidRDefault="006B75D3" w:rsidP="006B75D3">
      <w:pPr xmlns:w="http://schemas.openxmlformats.org/wordprocessingml/2006/main">
        <w:pStyle w:val="ListParagraph"/>
      </w:pPr>
      <w:r xmlns:w="http://schemas.openxmlformats.org/wordprocessingml/2006/main">
        <w:t xml:space="preserve">Chuột phải -&gt; chọn cài đặt khối chức năng, thêm tên chức năng và cổng, ghim vào hộp thoại giống như bên dưới</w:t>
      </w:r>
    </w:p>
    <w:p w14:paraId="15B861AF" w14:textId="77777777" w:rsidR="006B75D3" w:rsidRDefault="006B75D3" w:rsidP="006B75D3">
      <w:pPr>
        <w:pStyle w:val="ListParagraph"/>
      </w:pPr>
      <w:r>
        <w:rPr>
          <w:noProof/>
        </w:rPr>
        <w:drawing>
          <wp:inline distT="0" distB="0" distL="0" distR="0" wp14:anchorId="0618E037" wp14:editId="035E5428">
            <wp:extent cx="5815012" cy="22872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24796" cy="2291118"/>
                    </a:xfrm>
                    <a:prstGeom prst="rect">
                      <a:avLst/>
                    </a:prstGeom>
                    <a:noFill/>
                  </pic:spPr>
                </pic:pic>
              </a:graphicData>
            </a:graphic>
          </wp:inline>
        </w:drawing>
      </w:r>
    </w:p>
    <w:p w14:paraId="5D88391C" w14:textId="77777777" w:rsidR="0028666A" w:rsidRDefault="0028666A" w:rsidP="00861A99">
      <w:pPr xmlns:w="http://schemas.openxmlformats.org/wordprocessingml/2006/main">
        <w:pStyle w:val="ListParagraph"/>
        <w:numPr>
          <w:ilvl w:val="1"/>
          <w:numId w:val="19"/>
        </w:numPr>
        <w:ind w:left="720"/>
      </w:pPr>
      <w:r xmlns:w="http://schemas.openxmlformats.org/wordprocessingml/2006/main">
        <w:t xml:space="preserve">Add mask.</w:t>
      </w:r>
    </w:p>
    <w:p w14:paraId="4E03CC66" w14:textId="77777777" w:rsidR="006B75D3" w:rsidRDefault="001067AE" w:rsidP="001067AE">
      <w:pPr xmlns:w="http://schemas.openxmlformats.org/wordprocessingml/2006/main">
        <w:pStyle w:val="ListParagraph"/>
      </w:pPr>
      <w:r xmlns:w="http://schemas.openxmlformats.org/wordprocessingml/2006/main">
        <w:t xml:space="preserve">Thêm cổng và ghim thuộc tính mặt nạ, tên cổng được bật lên.</w:t>
      </w:r>
    </w:p>
    <w:p w14:paraId="02C54E1C" w14:textId="77777777" w:rsidR="00C76DCD" w:rsidRDefault="00B13427" w:rsidP="001067AE">
      <w:pPr>
        <w:pStyle w:val="ListParagraph"/>
      </w:pPr>
      <w:r>
        <w:rPr>
          <w:noProof/>
        </w:rPr>
        <w:drawing>
          <wp:inline distT="0" distB="0" distL="0" distR="0" wp14:anchorId="54CF4285" wp14:editId="2E37C6CD">
            <wp:extent cx="4886325" cy="23622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86325" cy="2362200"/>
                    </a:xfrm>
                    <a:prstGeom prst="rect">
                      <a:avLst/>
                    </a:prstGeom>
                  </pic:spPr>
                </pic:pic>
              </a:graphicData>
            </a:graphic>
          </wp:inline>
        </w:drawing>
      </w:r>
    </w:p>
    <w:p w14:paraId="66522E9C" w14:textId="77777777" w:rsidR="00C76DCD" w:rsidRDefault="00C76DCD" w:rsidP="001067AE">
      <w:pPr>
        <w:pStyle w:val="ListParagraph"/>
      </w:pPr>
    </w:p>
    <w:p w14:paraId="79D2F77A" w14:textId="77777777" w:rsidR="00B13427" w:rsidRDefault="00B13427" w:rsidP="00B13427">
      <w:pPr xmlns:w="http://schemas.openxmlformats.org/wordprocessingml/2006/main">
        <w:pStyle w:val="ListParagraph"/>
      </w:pPr>
      <w:r xmlns:w="http://schemas.openxmlformats.org/wordprocessingml/2006/main">
        <w:t xml:space="preserve">Add mask mask</w:t>
      </w:r>
    </w:p>
    <w:p w14:paraId="2D6D0E3D" w14:textId="77777777" w:rsidR="00C76DCD" w:rsidRDefault="00B13427" w:rsidP="00B13427">
      <w:pPr>
        <w:pStyle w:val="ListParagraph"/>
      </w:pPr>
      <w:r>
        <w:rPr>
          <w:noProof/>
        </w:rPr>
        <w:drawing>
          <wp:inline distT="0" distB="0" distL="0" distR="0" wp14:anchorId="2CD28230" wp14:editId="22D92B81">
            <wp:extent cx="5612130" cy="160337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603375"/>
                    </a:xfrm>
                    <a:prstGeom prst="rect">
                      <a:avLst/>
                    </a:prstGeom>
                  </pic:spPr>
                </pic:pic>
              </a:graphicData>
            </a:graphic>
          </wp:inline>
        </w:drawing>
      </w:r>
    </w:p>
    <w:p w14:paraId="4BC80B02" w14:textId="77777777" w:rsidR="00C76DCD" w:rsidRDefault="00C76DCD" w:rsidP="00C76DCD"/>
    <w:p w14:paraId="545B2531" w14:textId="77777777" w:rsidR="00C76DCD" w:rsidRDefault="00C76DCD" w:rsidP="001067AE">
      <w:pPr>
        <w:pStyle w:val="ListParagraph"/>
      </w:pPr>
    </w:p>
    <w:p w14:paraId="47AE9DFE" w14:textId="77777777" w:rsidR="00C76DCD" w:rsidRDefault="00C76DCD" w:rsidP="001067AE">
      <w:pPr>
        <w:pStyle w:val="ListParagraph"/>
      </w:pPr>
    </w:p>
    <w:p w14:paraId="10F00745" w14:textId="77777777" w:rsidR="001067AE" w:rsidRDefault="001067AE" w:rsidP="001067AE">
      <w:pPr xmlns:w="http://schemas.openxmlformats.org/wordprocessingml/2006/main">
        <w:pStyle w:val="ListParagraph"/>
      </w:pPr>
      <w:r xmlns:w="http://schemas.openxmlformats.org/wordprocessingml/2006/main">
        <w:lastRenderedPageBreak xmlns:w="http://schemas.openxmlformats.org/wordprocessingml/2006/main"/>
      </w:r>
      <w:r xmlns:w="http://schemas.openxmlformats.org/wordprocessingml/2006/main">
        <w:t xml:space="preserve">Nhận xét:</w:t>
      </w:r>
    </w:p>
    <w:p w14:paraId="6353AE6B" w14:textId="77777777" w:rsidR="001067AE" w:rsidRDefault="001067AE" w:rsidP="001067AE">
      <w:pPr xmlns:w="http://schemas.openxmlformats.org/wordprocessingml/2006/main">
        <w:pStyle w:val="ListParagraph"/>
      </w:pPr>
      <w:r xmlns:w="http://schemas.openxmlformats.org/wordprocessingml/2006/main">
        <w:t xml:space="preserve">Loại mặt nạ được sử dụng để tạo tệp python trong việc tạo khối Đồng mô phỏng MATLAB.</w:t>
      </w:r>
    </w:p>
    <w:p w14:paraId="1C571C3C" w14:textId="77777777" w:rsidR="0028666A" w:rsidRDefault="0028666A" w:rsidP="00861A99">
      <w:pPr xmlns:w="http://schemas.openxmlformats.org/wordprocessingml/2006/main">
        <w:pStyle w:val="ListParagraph"/>
        <w:numPr>
          <w:ilvl w:val="1"/>
          <w:numId w:val="19"/>
        </w:numPr>
        <w:ind w:left="720"/>
      </w:pPr>
      <w:r xmlns:w="http://schemas.openxmlformats.org/wordprocessingml/2006/main">
        <w:t xml:space="preserve">Tạo cuộc gọi lại cho tính năng nâng cao.</w:t>
      </w:r>
    </w:p>
    <w:p w14:paraId="54E2E9B6" w14:textId="77777777" w:rsidR="00190D04" w:rsidRDefault="00190D04" w:rsidP="00190D04">
      <w:pPr xmlns:w="http://schemas.openxmlformats.org/wordprocessingml/2006/main">
        <w:pStyle w:val="ListParagraph"/>
        <w:numPr>
          <w:ilvl w:val="0"/>
          <w:numId w:val="15"/>
        </w:numPr>
      </w:pPr>
      <w:r xmlns:w="http://schemas.openxmlformats.org/wordprocessingml/2006/main">
        <w:t xml:space="preserve">Cập nhật tên khối</w:t>
      </w:r>
    </w:p>
    <w:p w14:paraId="202CC2A3" w14:textId="77777777" w:rsidR="00190D04" w:rsidRDefault="00190D04" w:rsidP="00190D04">
      <w:pPr xmlns:w="http://schemas.openxmlformats.org/wordprocessingml/2006/main">
        <w:pStyle w:val="ListParagraph"/>
        <w:numPr>
          <w:ilvl w:val="0"/>
          <w:numId w:val="15"/>
        </w:numPr>
      </w:pPr>
      <w:r xmlns:w="http://schemas.openxmlformats.org/wordprocessingml/2006/main">
        <w:t xml:space="preserve">Tự động cập nhật thông số cổng và chân.</w:t>
      </w:r>
    </w:p>
    <w:p w14:paraId="7033A0AF" w14:textId="77777777" w:rsidR="00190D04" w:rsidRDefault="00190D04" w:rsidP="00190D04">
      <w:pPr>
        <w:pStyle w:val="ListParagraph"/>
      </w:pPr>
    </w:p>
    <w:p w14:paraId="07A83FA1" w14:textId="77777777" w:rsidR="005D705B" w:rsidRDefault="005D705B" w:rsidP="005D705B">
      <w:pPr xmlns:w="http://schemas.openxmlformats.org/wordprocessingml/2006/main">
        <w:pStyle w:val="Heading3"/>
      </w:pPr>
      <w:r xmlns:w="http://schemas.openxmlformats.org/wordprocessingml/2006/main">
        <w:t xml:space="preserve">RLIN3n</w:t>
      </w:r>
    </w:p>
    <w:p w14:paraId="5C9DC63F" w14:textId="0AFB13FF" w:rsidR="005D705B" w:rsidRDefault="006646B5" w:rsidP="005D705B">
      <w:pPr xmlns:w="http://schemas.openxmlformats.org/wordprocessingml/2006/main">
        <w:pStyle w:val="Heading4"/>
      </w:pPr>
      <w:r xmlns:w="http://schemas.openxmlformats.org/wordprocessingml/2006/main">
        <w:t xml:space="preserve">Sử dụng chức năng block S</w:t>
      </w:r>
    </w:p>
    <w:p w14:paraId="771EEEE8" w14:textId="5250F3C7" w:rsidR="006646B5" w:rsidRDefault="006646B5" w:rsidP="006646B5">
      <w:r xmlns:w="http://schemas.openxmlformats.org/wordprocessingml/2006/main">
        <w:t xml:space="preserve">Đối chiếu với khối RLIN3n_Transmission:</w:t>
      </w:r>
    </w:p>
    <w:p w14:paraId="715104C9" w14:textId="77777777" w:rsidR="005F693A" w:rsidRDefault="00743C28" w:rsidP="005F693A">
      <w:pPr xmlns:w="http://schemas.openxmlformats.org/wordprocessingml/2006/main">
        <w:pStyle w:val="ListParagraph"/>
        <w:numPr>
          <w:ilvl w:val="0"/>
          <w:numId w:val="26"/>
        </w:numPr>
      </w:pPr>
      <w:r xmlns:w="http://schemas.openxmlformats.org/wordprocessingml/2006/main">
        <w:t xml:space="preserve">Trong VLAB: lấy dữ liệu kép từ thuật toán Người dùng, truyền liên tục 8bit qua cổng RLIN3n, sau đó ghép kết quả sau khi nhận đủ 64bit. And output ra MATLAB (giá trị kép).</w:t>
      </w:r>
    </w:p>
    <w:p w14:paraId="2BCB5905" w14:textId="24DDF01B" w:rsidR="005D705B" w:rsidRDefault="005D705B" w:rsidP="005F693A">
      <w:pPr xmlns:w="http://schemas.openxmlformats.org/wordprocessingml/2006/main">
        <w:pStyle w:val="ListParagraph"/>
        <w:numPr>
          <w:ilvl w:val="0"/>
          <w:numId w:val="26"/>
        </w:numPr>
      </w:pPr>
      <w:r xmlns:w="http://schemas.openxmlformats.org/wordprocessingml/2006/main">
        <w:t xml:space="preserve">Module hỗ trợ RLIN3n (n = 0 – 23) của RH850 U2A</w:t>
      </w:r>
    </w:p>
    <w:p w14:paraId="00021C9C" w14:textId="4B294BD3" w:rsidR="00962686" w:rsidRPr="00962686" w:rsidRDefault="005D705B" w:rsidP="00962686">
      <w:pPr xmlns:w="http://schemas.openxmlformats.org/wordprocessingml/2006/main">
        <w:pStyle w:val="Heading4"/>
      </w:pPr>
      <w:r xmlns:w="http://schemas.openxmlformats.org/wordprocessingml/2006/main">
        <w:t xml:space="preserve">User interface</w:t>
      </w:r>
    </w:p>
    <w:p w14:paraId="5E97AFCA" w14:textId="47BC78BC" w:rsidR="005D705B" w:rsidRDefault="005F693A" w:rsidP="005D705B">
      <w:pPr>
        <w:jc w:val="center"/>
      </w:pPr>
      <w:r>
        <w:rPr>
          <w:noProof/>
        </w:rPr>
        <w:drawing>
          <wp:inline distT="0" distB="0" distL="0" distR="0" wp14:anchorId="24708C9B" wp14:editId="2315F92D">
            <wp:extent cx="5731510" cy="305117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3"/>
                    <a:stretch>
                      <a:fillRect/>
                    </a:stretch>
                  </pic:blipFill>
                  <pic:spPr>
                    <a:xfrm>
                      <a:off x="0" y="0"/>
                      <a:ext cx="5731510" cy="3051175"/>
                    </a:xfrm>
                    <a:prstGeom prst="rect">
                      <a:avLst/>
                    </a:prstGeom>
                  </pic:spPr>
                </pic:pic>
              </a:graphicData>
            </a:graphic>
          </wp:inline>
        </w:drawing>
      </w:r>
    </w:p>
    <w:p w14:paraId="7C3FAE9F" w14:textId="0460AC53" w:rsidR="005D705B" w:rsidRDefault="00962686" w:rsidP="00962686">
      <w:pPr xmlns:w="http://schemas.openxmlformats.org/wordprocessingml/2006/main">
        <w:pStyle w:val="Heading4"/>
      </w:pPr>
      <w:r xmlns:w="http://schemas.openxmlformats.org/wordprocessingml/2006/main">
        <w:lastRenderedPageBreak xmlns:w="http://schemas.openxmlformats.org/wordprocessingml/2006/main"/>
      </w:r>
      <w:r xmlns:w="http://schemas.openxmlformats.org/wordprocessingml/2006/main">
        <w:t xml:space="preserve">Thông tin chi tiết</w:t>
      </w:r>
    </w:p>
    <w:p w14:paraId="0BBF9EF5" w14:textId="2FB23DF1" w:rsidR="00962686" w:rsidRPr="00962686" w:rsidRDefault="008844F2" w:rsidP="00962686">
      <w:r xmlns:w="http://schemas.openxmlformats.org/wordprocessingml/2006/main">
        <w:t xml:space="preserve">Bước tạo chức năng này giống như 3.1.3. PORT </w:t>
      </w:r>
      <w:r xmlns:w="http://schemas.openxmlformats.org/wordprocessingml/2006/main">
        <w:br xmlns:w="http://schemas.openxmlformats.org/wordprocessingml/2006/main"/>
      </w:r>
      <w:r xmlns:w="http://schemas.openxmlformats.org/wordprocessingml/2006/main" w:rsidR="00962686">
        <w:t xml:space="preserve">Mã nguồn của khối này:</w:t>
      </w:r>
      <w:r xmlns:w="http://schemas.openxmlformats.org/wordprocessingml/2006/main" w:rsidR="00962686">
        <w:br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00962686">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BD12453" wp14:editId="7FAED1BB">
            <wp:extent cx="5731510" cy="4981575"/>
            <wp:effectExtent l="0" t="0" r="254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4"/>
                    <a:stretch>
                      <a:fillRect/>
                    </a:stretch>
                  </pic:blipFill>
                  <pic:spPr>
                    <a:xfrm>
                      <a:off x="0" y="0"/>
                      <a:ext cx="5731510" cy="4981575"/>
                    </a:xfrm>
                    <a:prstGeom prst="rect">
                      <a:avLst/>
                    </a:prstGeom>
                  </pic:spPr>
                </pic:pic>
              </a:graphicData>
            </a:graphic>
          </wp:inline>
        </w:drawing>
      </w:r>
    </w:p>
    <w:p w14:paraId="321B0C96" w14:textId="77777777" w:rsidR="004B0DCA" w:rsidRPr="00734B65" w:rsidRDefault="004B0DCA" w:rsidP="00734B65">
      <w:pPr xmlns:w="http://schemas.openxmlformats.org/wordprocessingml/2006/main">
        <w:pStyle w:val="Heading2"/>
      </w:pPr>
      <w:bookmarkStart xmlns:w="http://schemas.openxmlformats.org/wordprocessingml/2006/main" w:id="17" w:name="_Toc34990880"/>
      <w:bookmarkStart xmlns:w="http://schemas.openxmlformats.org/wordprocessingml/2006/main" w:id="18" w:name="_Toc56953559"/>
      <w:r xmlns:w="http://schemas.openxmlformats.org/wordprocessingml/2006/main" w:rsidRPr="00734B65">
        <w:t xml:space="preserve">ngoại vi mã nguồn</w:t>
      </w:r>
      <w:bookmarkEnd xmlns:w="http://schemas.openxmlformats.org/wordprocessingml/2006/main" w:id="17"/>
      <w:bookmarkEnd xmlns:w="http://schemas.openxmlformats.org/wordprocessingml/2006/main" w:id="18"/>
    </w:p>
    <w:p w14:paraId="52BEB606" w14:textId="77777777" w:rsidR="004B0DCA" w:rsidRPr="00963A14" w:rsidRDefault="004B0DCA" w:rsidP="005A2A9D">
      <w:r xmlns:w="http://schemas.openxmlformats.org/wordprocessingml/2006/main" w:rsidRPr="00963A14">
        <w:tab xmlns:w="http://schemas.openxmlformats.org/wordprocessingml/2006/main"/>
      </w:r>
      <w:r xmlns:w="http://schemas.openxmlformats.org/wordprocessingml/2006/main" w:rsidRPr="00963A14">
        <w:t xml:space="preserve">Đây là mã được bao gồm để nhận giá trị được chuyển đổi ADC từ thanh ghi, nhận giá trị từ cổng vào và ghi giá trị ra cổng.</w:t>
      </w:r>
    </w:p>
    <w:p w14:paraId="7959F4B8" w14:textId="77777777" w:rsidR="004B0DCA" w:rsidRPr="00963A14" w:rsidRDefault="004B0DCA" w:rsidP="005A2A9D">
      <w:r xmlns:w="http://schemas.openxmlformats.org/wordprocessingml/2006/main" w:rsidRPr="00963A14">
        <w:tab xmlns:w="http://schemas.openxmlformats.org/wordprocessingml/2006/main"/>
      </w:r>
      <w:r xmlns:w="http://schemas.openxmlformats.org/wordprocessingml/2006/main" w:rsidRPr="00963A14">
        <w:t xml:space="preserve">Ở phiên bản nháp hiện tại, mã đã được chuẩn bị sẵn, trong giai đoạn sau, chúng tôi sẽ sử dụng công cụ xây dựng hàm S của Simulink để tạo mã tự động.</w:t>
      </w:r>
    </w:p>
    <w:p w14:paraId="0B0E304E" w14:textId="77777777" w:rsidR="004B0DCA" w:rsidRPr="00963A14" w:rsidRDefault="004B0DCA" w:rsidP="005A2A9D">
      <w:r w:rsidRPr="00963A14">
        <w:lastRenderedPageBreak/>
        <w:tab/>
      </w:r>
      <w:r w:rsidRPr="00963A14">
        <w:rPr>
          <w:noProof/>
        </w:rPr>
        <w:drawing>
          <wp:inline distT="0" distB="0" distL="0" distR="0" wp14:anchorId="05613B18" wp14:editId="7E24B20D">
            <wp:extent cx="5628750" cy="2919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2687" cy="2926960"/>
                    </a:xfrm>
                    <a:prstGeom prst="rect">
                      <a:avLst/>
                    </a:prstGeom>
                  </pic:spPr>
                </pic:pic>
              </a:graphicData>
            </a:graphic>
          </wp:inline>
        </w:drawing>
      </w:r>
    </w:p>
    <w:p w14:paraId="3A5FE4BF" w14:textId="77777777" w:rsidR="004B0DCA" w:rsidRPr="00963A14" w:rsidRDefault="004B0DCA" w:rsidP="005A2A9D">
      <w:r xmlns:w="http://schemas.openxmlformats.org/wordprocessingml/2006/main" w:rsidRPr="00963A14">
        <w:t xml:space="preserve">Địa chỉ đăng ký đã được xác định trong Register.h</w:t>
      </w:r>
    </w:p>
    <w:p w14:paraId="0BD74703" w14:textId="77777777" w:rsidR="004B0DCA" w:rsidRPr="00963A14" w:rsidRDefault="00A430DE" w:rsidP="005A2A9D">
      <w:r w:rsidRPr="00963A14">
        <w:rPr>
          <w:noProof/>
        </w:rPr>
        <w:drawing>
          <wp:inline distT="0" distB="0" distL="0" distR="0" wp14:anchorId="60CF8E9D" wp14:editId="159EFA79">
            <wp:extent cx="5628124" cy="304345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7579" cy="3059379"/>
                    </a:xfrm>
                    <a:prstGeom prst="rect">
                      <a:avLst/>
                    </a:prstGeom>
                  </pic:spPr>
                </pic:pic>
              </a:graphicData>
            </a:graphic>
          </wp:inline>
        </w:drawing>
      </w:r>
    </w:p>
    <w:p w14:paraId="5CCBE67A" w14:textId="77777777" w:rsidR="007F20CF" w:rsidRPr="00963A14" w:rsidRDefault="007F20CF" w:rsidP="005A2A9D"/>
    <w:p w14:paraId="1555AC7E" w14:textId="77777777" w:rsidR="007F20CF" w:rsidRPr="00963A14" w:rsidRDefault="00A430DE" w:rsidP="005A2A9D">
      <w:r xmlns:w="http://schemas.openxmlformats.org/wordprocessingml/2006/main" w:rsidRPr="00963A14">
        <w:t xml:space="preserve">Các biến được sử dụng trong mã nguồn C (các giá trị được tạo dựa trên cài đặt của người dùng)</w:t>
      </w:r>
    </w:p>
    <w:p w14:paraId="12C70CE8" w14:textId="77777777" w:rsidR="00A430DE" w:rsidRPr="00963A14" w:rsidRDefault="00A430DE" w:rsidP="005A2A9D">
      <w:r w:rsidRPr="00963A14">
        <w:rPr>
          <w:noProof/>
        </w:rPr>
        <w:drawing>
          <wp:inline distT="0" distB="0" distL="0" distR="0" wp14:anchorId="0EFBBAD8" wp14:editId="6A3B9D80">
            <wp:extent cx="2695575" cy="1543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575" cy="1543050"/>
                    </a:xfrm>
                    <a:prstGeom prst="rect">
                      <a:avLst/>
                    </a:prstGeom>
                  </pic:spPr>
                </pic:pic>
              </a:graphicData>
            </a:graphic>
          </wp:inline>
        </w:drawing>
      </w:r>
    </w:p>
    <w:p w14:paraId="7946DD6B" w14:textId="77777777" w:rsidR="0038189A" w:rsidRDefault="0038189A">
      <w:r>
        <w:lastRenderedPageBreak/>
        <w:br/>
      </w:r>
    </w:p>
    <w:p w14:paraId="2EA95A77" w14:textId="77777777" w:rsidR="0038189A" w:rsidRDefault="0038189A">
      <w:r>
        <w:br w:type="page"/>
      </w:r>
    </w:p>
    <w:p w14:paraId="3200662A" w14:textId="77777777" w:rsidR="0038189A" w:rsidRPr="00734B65" w:rsidRDefault="0038189A" w:rsidP="00734B65">
      <w:pPr xmlns:w="http://schemas.openxmlformats.org/wordprocessingml/2006/main">
        <w:pStyle w:val="Heading2"/>
      </w:pPr>
      <w:bookmarkStart xmlns:w="http://schemas.openxmlformats.org/wordprocessingml/2006/main" w:id="19" w:name="_Toc56953560"/>
      <w:r xmlns:w="http://schemas.openxmlformats.org/wordprocessingml/2006/main" w:rsidRPr="00734B65">
        <w:lastRenderedPageBreak xmlns:w="http://schemas.openxmlformats.org/wordprocessingml/2006/main"/>
      </w:r>
      <w:r xmlns:w="http://schemas.openxmlformats.org/wordprocessingml/2006/main" w:rsidRPr="00734B65">
        <w:t xml:space="preserve">Tính năng đo lường thời gian</w:t>
      </w:r>
      <w:bookmarkEnd xmlns:w="http://schemas.openxmlformats.org/wordprocessingml/2006/main" w:id="19"/>
    </w:p>
    <w:p w14:paraId="545C386A" w14:textId="77777777" w:rsidR="004076A1" w:rsidRDefault="006854BE" w:rsidP="00395D39">
      <w:pPr xmlns:w="http://schemas.openxmlformats.org/wordprocessingml/2006/main">
        <w:pStyle w:val="Heading3"/>
      </w:pPr>
      <w:r xmlns:w="http://schemas.openxmlformats.org/wordprocessingml/2006/main">
        <w:t xml:space="preserve">Cấu trúc của Mô hình Simulink để đo lường</w:t>
      </w:r>
      <w:bookmarkStart xmlns:w="http://schemas.openxmlformats.org/wordprocessingml/2006/main" w:id="20" w:name="_Toc34990881"/>
    </w:p>
    <w:p w14:paraId="70ED2E92" w14:textId="77777777" w:rsidR="004076A1" w:rsidRDefault="006B0834">
      <w:r>
        <w:rPr>
          <w:noProof/>
        </w:rPr>
        <w:drawing>
          <wp:inline distT="0" distB="0" distL="0" distR="0" wp14:anchorId="0C1617B6" wp14:editId="46985D49">
            <wp:extent cx="6697980" cy="3939265"/>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27177" cy="3956437"/>
                    </a:xfrm>
                    <a:prstGeom prst="rect">
                      <a:avLst/>
                    </a:prstGeom>
                    <a:noFill/>
                  </pic:spPr>
                </pic:pic>
              </a:graphicData>
            </a:graphic>
          </wp:inline>
        </w:drawing>
      </w:r>
    </w:p>
    <w:p w14:paraId="56207EBD" w14:textId="77777777" w:rsidR="00AA1275" w:rsidRPr="006B0834" w:rsidRDefault="006B0834">
      <w:pPr xmlns:w="http://schemas.openxmlformats.org/wordprocessingml/2006/main">
        <w:rPr>
          <w:b/>
        </w:rPr>
      </w:pPr>
      <w:r xmlns:w="http://schemas.openxmlformats.org/wordprocessingml/2006/main" w:rsidRPr="006B0834">
        <w:rPr>
          <w:b/>
        </w:rPr>
        <w:t xml:space="preserve">Nhận xét:</w:t>
      </w:r>
    </w:p>
    <w:p w14:paraId="37AB017C" w14:textId="77777777" w:rsidR="006B0834" w:rsidRDefault="006B0834">
      <w:r xmlns:w="http://schemas.openxmlformats.org/wordprocessingml/2006/main">
        <w:tab xmlns:w="http://schemas.openxmlformats.org/wordprocessingml/2006/main"/>
      </w:r>
      <w:r xmlns:w="http://schemas.openxmlformats.org/wordprocessingml/2006/main">
        <w:t xml:space="preserve">(*1): Khối được đo đáp ứng mọi yêu cầu về phép đo.</w:t>
      </w:r>
    </w:p>
    <w:p w14:paraId="3664D04F" w14:textId="77777777" w:rsidR="00FD73AB" w:rsidRDefault="00FD73AB">
      <w:r xmlns:w="http://schemas.openxmlformats.org/wordprocessingml/2006/main">
        <w:tab xmlns:w="http://schemas.openxmlformats.org/wordprocessingml/2006/main"/>
      </w:r>
      <w:r xmlns:w="http://schemas.openxmlformats.org/wordprocessingml/2006/main">
        <w:t xml:space="preserve">(*2): Quyết định của người dùng: Không đo được khối này. Vì vậy, họ không cần phải chuyển đổi nó thành Hệ thống con nguyên tử. Tham khảo mục 3.3.4.</w:t>
      </w:r>
    </w:p>
    <w:p w14:paraId="54982D81" w14:textId="77777777" w:rsidR="006B0834" w:rsidRDefault="006B0834">
      <w:r xmlns:w="http://schemas.openxmlformats.org/wordprocessingml/2006/main">
        <w:tab xmlns:w="http://schemas.openxmlformats.org/wordprocessingml/2006/main"/>
      </w:r>
      <w:r xmlns:w="http://schemas.openxmlformats.org/wordprocessingml/2006/main">
        <w:t xml:space="preserve">(*3): Tuy là Atomic Subsystem nhưng user không định nghĩa trong file input_subsystem.txt.</w:t>
      </w:r>
    </w:p>
    <w:p w14:paraId="6D16A0A7" w14:textId="77777777" w:rsidR="006B0834" w:rsidRDefault="006B0834"/>
    <w:p w14:paraId="181E0B00" w14:textId="77777777" w:rsidR="00903E7D" w:rsidRDefault="00903E7D">
      <w:r xmlns:w="http://schemas.openxmlformats.org/wordprocessingml/2006/main">
        <w:t xml:space="preserve">Dưới đây là yêu cầu đối với khối được đo:</w:t>
      </w:r>
    </w:p>
    <w:p w14:paraId="5398BADE" w14:textId="77777777" w:rsidR="00903E7D" w:rsidRDefault="006B0834" w:rsidP="00FD73AB">
      <w:pPr xmlns:w="http://schemas.openxmlformats.org/wordprocessingml/2006/main">
        <w:ind w:firstLine="720"/>
      </w:pPr>
      <w:r xmlns:w="http://schemas.openxmlformats.org/wordprocessingml/2006/main">
        <w:t xml:space="preserve">1. Chỉ đo các khối bên trong Khối người dùng.</w:t>
      </w:r>
    </w:p>
    <w:p w14:paraId="2545B582" w14:textId="77777777" w:rsidR="00903E7D" w:rsidRDefault="006B0834" w:rsidP="00FD73AB">
      <w:pPr xmlns:w="http://schemas.openxmlformats.org/wordprocessingml/2006/main">
        <w:ind w:firstLine="720"/>
      </w:pPr>
      <w:r xmlns:w="http://schemas.openxmlformats.org/wordprocessingml/2006/main">
        <w:t xml:space="preserve">2. Chỉ đo cho khối được xác định trong input_subsystem.txt. Tham khảo phần 3.3.3.</w:t>
      </w:r>
    </w:p>
    <w:p w14:paraId="7E51146A" w14:textId="77777777" w:rsidR="00903E7D" w:rsidRDefault="006B0834" w:rsidP="00FD73AB">
      <w:pPr xmlns:w="http://schemas.openxmlformats.org/wordprocessingml/2006/main">
        <w:ind w:firstLine="720"/>
      </w:pPr>
      <w:r xmlns:w="http://schemas.openxmlformats.org/wordprocessingml/2006/main">
        <w:t xml:space="preserve">3. Nó phải là Hệ thống con nguyên tử.</w:t>
      </w:r>
    </w:p>
    <w:p w14:paraId="07891EB2" w14:textId="77777777" w:rsidR="00AA1275" w:rsidRDefault="00AA1275" w:rsidP="00AA1275">
      <w:pPr xmlns:w="http://schemas.openxmlformats.org/wordprocessingml/2006/main">
        <w:pStyle w:val="Heading3"/>
      </w:pPr>
      <w:r xmlns:w="http://schemas.openxmlformats.org/wordprocessingml/2006/main">
        <w:lastRenderedPageBreak xmlns:w="http://schemas.openxmlformats.org/wordprocessingml/2006/main"/>
      </w:r>
      <w:r xmlns:w="http://schemas.openxmlformats.org/wordprocessingml/2006/main">
        <w:t xml:space="preserve">Simulink phong phú để đo lường</w:t>
      </w:r>
    </w:p>
    <w:p w14:paraId="326B53A1" w14:textId="77777777" w:rsidR="00AA1275" w:rsidRPr="00AA1275" w:rsidRDefault="00AA1275" w:rsidP="00AA1275">
      <w:r>
        <w:rPr>
          <w:rFonts w:cs="Times New Roman"/>
          <w:noProof/>
        </w:rPr>
        <mc:AlternateContent>
          <mc:Choice Requires="wps">
            <w:drawing>
              <wp:anchor distT="0" distB="0" distL="114300" distR="114300" simplePos="0" relativeHeight="251602944" behindDoc="0" locked="0" layoutInCell="1" allowOverlap="1" wp14:anchorId="5E3F8DE3" wp14:editId="47332B89">
                <wp:simplePos x="0" y="0"/>
                <wp:positionH relativeFrom="column">
                  <wp:posOffset>2543175</wp:posOffset>
                </wp:positionH>
                <wp:positionV relativeFrom="paragraph">
                  <wp:posOffset>2484756</wp:posOffset>
                </wp:positionV>
                <wp:extent cx="1752600" cy="1238250"/>
                <wp:effectExtent l="0" t="0" r="19050" b="19050"/>
                <wp:wrapNone/>
                <wp:docPr id="2069" name="Straight Connector 2069"/>
                <wp:cNvGraphicFramePr/>
                <a:graphic xmlns:a="http://schemas.openxmlformats.org/drawingml/2006/main">
                  <a:graphicData uri="http://schemas.microsoft.com/office/word/2010/wordprocessingShape">
                    <wps:wsp>
                      <wps:cNvCnPr/>
                      <wps:spPr>
                        <a:xfrm>
                          <a:off x="0" y="0"/>
                          <a:ext cx="1752600" cy="12382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EAB61" id="Straight Connector 2069"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195.65pt" to="338.25pt,2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" strokecolor="#5b9bd5 [3204]" strokeweight=".5pt">
                <v:stroke dashstyle="dash" joinstyle="miter"/>
              </v:line>
            </w:pict>
          </mc:Fallback>
        </mc:AlternateContent>
      </w:r>
      <w:r>
        <w:rPr>
          <w:rFonts w:cs="Times New Roman"/>
          <w:noProof/>
        </w:rPr>
        <mc:AlternateContent>
          <mc:Choice Requires="wps">
            <w:drawing>
              <wp:anchor distT="0" distB="0" distL="114300" distR="114300" simplePos="0" relativeHeight="251595776" behindDoc="0" locked="0" layoutInCell="1" allowOverlap="1" wp14:anchorId="1119FA18" wp14:editId="2C9C1D99">
                <wp:simplePos x="0" y="0"/>
                <wp:positionH relativeFrom="column">
                  <wp:posOffset>0</wp:posOffset>
                </wp:positionH>
                <wp:positionV relativeFrom="paragraph">
                  <wp:posOffset>2475230</wp:posOffset>
                </wp:positionV>
                <wp:extent cx="2162175" cy="1257300"/>
                <wp:effectExtent l="0" t="0" r="28575" b="19050"/>
                <wp:wrapNone/>
                <wp:docPr id="2068" name="Straight Connector 2068"/>
                <wp:cNvGraphicFramePr/>
                <a:graphic xmlns:a="http://schemas.openxmlformats.org/drawingml/2006/main">
                  <a:graphicData uri="http://schemas.microsoft.com/office/word/2010/wordprocessingShape">
                    <wps:wsp>
                      <wps:cNvCnPr/>
                      <wps:spPr>
                        <a:xfrm flipH="1">
                          <a:off x="0" y="0"/>
                          <a:ext cx="2162175" cy="12573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A09E2" id="Straight Connector 2068" o:spid="_x0000_s1026" style="position:absolute;flip:x;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4.9pt" to="170.25pt,2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" strokecolor="#5b9bd5 [3204]" strokeweight=".5pt">
                <v:stroke dashstyle="dash" joinstyle="miter"/>
              </v:line>
            </w:pict>
          </mc:Fallback>
        </mc:AlternateContent>
      </w:r>
      <w:r w:rsidRPr="006854BE">
        <w:rPr>
          <w:rFonts w:cs="Times New Roman"/>
          <w:noProof/>
        </w:rPr>
        <w:drawing>
          <wp:inline distT="0" distB="0" distL="0" distR="0" wp14:anchorId="7C2836DE" wp14:editId="2DCDDD02">
            <wp:extent cx="5362575" cy="359089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6772" cy="3607097"/>
                    </a:xfrm>
                    <a:prstGeom prst="rect">
                      <a:avLst/>
                    </a:prstGeom>
                    <a:noFill/>
                    <a:ln>
                      <a:noFill/>
                    </a:ln>
                  </pic:spPr>
                </pic:pic>
              </a:graphicData>
            </a:graphic>
          </wp:inline>
        </w:drawing>
      </w:r>
    </w:p>
    <w:p w14:paraId="5A740D78" w14:textId="77777777" w:rsidR="00AA1275" w:rsidRDefault="00641244" w:rsidP="00AA1275">
      <w:r>
        <w:rPr>
          <w:rFonts w:cs="Times New Roman"/>
          <w:noProof/>
        </w:rPr>
        <mc:AlternateContent>
          <mc:Choice Requires="wps">
            <w:drawing>
              <wp:anchor distT="0" distB="0" distL="114300" distR="114300" simplePos="0" relativeHeight="251708928" behindDoc="0" locked="0" layoutInCell="1" allowOverlap="1" wp14:anchorId="4DA46107" wp14:editId="362B3870">
                <wp:simplePos x="0" y="0"/>
                <wp:positionH relativeFrom="column">
                  <wp:posOffset>1123949</wp:posOffset>
                </wp:positionH>
                <wp:positionV relativeFrom="paragraph">
                  <wp:posOffset>2560320</wp:posOffset>
                </wp:positionV>
                <wp:extent cx="2124075" cy="742950"/>
                <wp:effectExtent l="0" t="0" r="28575" b="19050"/>
                <wp:wrapNone/>
                <wp:docPr id="2077" name="Straight Connector 2077"/>
                <wp:cNvGraphicFramePr/>
                <a:graphic xmlns:a="http://schemas.openxmlformats.org/drawingml/2006/main">
                  <a:graphicData uri="http://schemas.microsoft.com/office/word/2010/wordprocessingShape">
                    <wps:wsp>
                      <wps:cNvCnPr/>
                      <wps:spPr>
                        <a:xfrm>
                          <a:off x="0" y="0"/>
                          <a:ext cx="2124075" cy="7429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A7AB7" id="Straight Connector 2077"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88.5pt,201.6pt" to="255.75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" strokecolor="#5b9bd5 [3204]" strokeweight=".5pt">
                <v:stroke dashstyle="dash" joinstyle="miter"/>
              </v:line>
            </w:pict>
          </mc:Fallback>
        </mc:AlternateContent>
      </w:r>
      <w:r>
        <w:rPr>
          <w:rFonts w:cs="Times New Roman"/>
          <w:noProof/>
        </w:rPr>
        <mc:AlternateContent>
          <mc:Choice Requires="wps">
            <w:drawing>
              <wp:anchor distT="0" distB="0" distL="114300" distR="114300" simplePos="0" relativeHeight="251707904" behindDoc="0" locked="0" layoutInCell="1" allowOverlap="1" wp14:anchorId="3320F3EF" wp14:editId="123AEA19">
                <wp:simplePos x="0" y="0"/>
                <wp:positionH relativeFrom="column">
                  <wp:posOffset>1104900</wp:posOffset>
                </wp:positionH>
                <wp:positionV relativeFrom="paragraph">
                  <wp:posOffset>2550795</wp:posOffset>
                </wp:positionV>
                <wp:extent cx="2133600" cy="1790700"/>
                <wp:effectExtent l="0" t="0" r="19050" b="19050"/>
                <wp:wrapNone/>
                <wp:docPr id="2072" name="Straight Connector 2072"/>
                <wp:cNvGraphicFramePr/>
                <a:graphic xmlns:a="http://schemas.openxmlformats.org/drawingml/2006/main">
                  <a:graphicData uri="http://schemas.microsoft.com/office/word/2010/wordprocessingShape">
                    <wps:wsp>
                      <wps:cNvCnPr/>
                      <wps:spPr>
                        <a:xfrm>
                          <a:off x="0" y="0"/>
                          <a:ext cx="2133600" cy="1790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84B30" id="Straight Connector 2072"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87pt,200.85pt" to="255pt,3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" strokecolor="#5b9bd5 [3204]" strokeweight=".5pt">
                <v:stroke dashstyle="dash" joinstyle="miter"/>
              </v:line>
            </w:pict>
          </mc:Fallback>
        </mc:AlternateContent>
      </w:r>
      <w:r w:rsidR="00AA1275">
        <w:rPr>
          <w:rFonts w:cs="Times New Roman"/>
          <w:noProof/>
        </w:rPr>
        <mc:AlternateContent>
          <mc:Choice Requires="wps">
            <w:drawing>
              <wp:anchor distT="0" distB="0" distL="114300" distR="114300" simplePos="0" relativeHeight="251612160" behindDoc="0" locked="0" layoutInCell="1" allowOverlap="1" wp14:anchorId="7933857D" wp14:editId="48950665">
                <wp:simplePos x="0" y="0"/>
                <wp:positionH relativeFrom="column">
                  <wp:posOffset>2362200</wp:posOffset>
                </wp:positionH>
                <wp:positionV relativeFrom="paragraph">
                  <wp:posOffset>1464945</wp:posOffset>
                </wp:positionV>
                <wp:extent cx="457200" cy="619125"/>
                <wp:effectExtent l="0" t="0" r="19050" b="28575"/>
                <wp:wrapNone/>
                <wp:docPr id="2071" name="Straight Connector 2071"/>
                <wp:cNvGraphicFramePr/>
                <a:graphic xmlns:a="http://schemas.openxmlformats.org/drawingml/2006/main">
                  <a:graphicData uri="http://schemas.microsoft.com/office/word/2010/wordprocessingShape">
                    <wps:wsp>
                      <wps:cNvCnPr/>
                      <wps:spPr>
                        <a:xfrm flipH="1" flipV="1">
                          <a:off x="0" y="0"/>
                          <a:ext cx="457200" cy="61912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78CBB" id="Straight Connector 2071" o:spid="_x0000_s1026" style="position:absolute;flip:x 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15.35pt" to="222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" strokecolor="#5b9bd5 [3204]" strokeweight=".5pt">
                <v:stroke dashstyle="dash" joinstyle="miter"/>
              </v:line>
            </w:pict>
          </mc:Fallback>
        </mc:AlternateContent>
      </w:r>
      <w:r w:rsidR="00AA1275" w:rsidRPr="00AA1275">
        <w:rPr>
          <w:noProof/>
        </w:rPr>
        <w:drawing>
          <wp:anchor distT="0" distB="0" distL="114300" distR="114300" simplePos="0" relativeHeight="251618304" behindDoc="0" locked="0" layoutInCell="1" allowOverlap="1" wp14:anchorId="18231F72" wp14:editId="167A0839">
            <wp:simplePos x="0" y="0"/>
            <wp:positionH relativeFrom="column">
              <wp:posOffset>3219450</wp:posOffset>
            </wp:positionH>
            <wp:positionV relativeFrom="paragraph">
              <wp:posOffset>3317875</wp:posOffset>
            </wp:positionV>
            <wp:extent cx="2266950" cy="1019175"/>
            <wp:effectExtent l="19050" t="19050" r="19050" b="28575"/>
            <wp:wrapTopAndBottom/>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3823" t="18861" r="56625" b="54583"/>
                    <a:stretch/>
                  </pic:blipFill>
                  <pic:spPr bwMode="auto">
                    <a:xfrm>
                      <a:off x="0" y="0"/>
                      <a:ext cx="2266950" cy="1019175"/>
                    </a:xfrm>
                    <a:prstGeom prst="rect">
                      <a:avLst/>
                    </a:prstGeom>
                    <a:noFill/>
                    <a:ln>
                      <a:solidFill>
                        <a:schemeClr val="accent1"/>
                      </a:solidFill>
                    </a:ln>
                    <a:extLst>
                      <a:ext uri="{53640926-AAD7-44D8-BBD7-CCE9431645EC}">
                        <a14:shadowObscured xmlns:a14="http://schemas.microsoft.com/office/drawing/2010/main"/>
                      </a:ext>
                    </a:extLst>
                  </pic:spPr>
                </pic:pic>
              </a:graphicData>
            </a:graphic>
          </wp:anchor>
        </w:drawing>
      </w:r>
      <w:r w:rsidR="00AA1275">
        <w:rPr>
          <w:rFonts w:cs="Times New Roman"/>
          <w:noProof/>
        </w:rPr>
        <mc:AlternateContent>
          <mc:Choice Requires="wps">
            <w:drawing>
              <wp:anchor distT="0" distB="0" distL="114300" distR="114300" simplePos="0" relativeHeight="251607040" behindDoc="0" locked="0" layoutInCell="1" allowOverlap="1" wp14:anchorId="629A21D6" wp14:editId="4E10F23F">
                <wp:simplePos x="0" y="0"/>
                <wp:positionH relativeFrom="column">
                  <wp:posOffset>228599</wp:posOffset>
                </wp:positionH>
                <wp:positionV relativeFrom="paragraph">
                  <wp:posOffset>1455419</wp:posOffset>
                </wp:positionV>
                <wp:extent cx="2105025" cy="600075"/>
                <wp:effectExtent l="0" t="0" r="28575" b="28575"/>
                <wp:wrapNone/>
                <wp:docPr id="2070" name="Straight Connector 2070"/>
                <wp:cNvGraphicFramePr/>
                <a:graphic xmlns:a="http://schemas.openxmlformats.org/drawingml/2006/main">
                  <a:graphicData uri="http://schemas.microsoft.com/office/word/2010/wordprocessingShape">
                    <wps:wsp>
                      <wps:cNvCnPr/>
                      <wps:spPr>
                        <a:xfrm flipH="1">
                          <a:off x="0" y="0"/>
                          <a:ext cx="2105025" cy="60007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2F4A2" id="Straight Connector 2070"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14.6pt" to="183.75pt,1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" strokecolor="#5b9bd5 [3204]" strokeweight=".5pt">
                <v:stroke dashstyle="dash" joinstyle="miter"/>
              </v:line>
            </w:pict>
          </mc:Fallback>
        </mc:AlternateContent>
      </w:r>
      <w:r w:rsidR="00AA1275" w:rsidRPr="00AA1275">
        <w:rPr>
          <w:noProof/>
        </w:rPr>
        <w:drawing>
          <wp:anchor distT="0" distB="0" distL="114300" distR="114300" simplePos="0" relativeHeight="251616256" behindDoc="0" locked="0" layoutInCell="1" allowOverlap="1" wp14:anchorId="7B2A3D1D" wp14:editId="1E7786C3">
            <wp:simplePos x="0" y="0"/>
            <wp:positionH relativeFrom="column">
              <wp:posOffset>247650</wp:posOffset>
            </wp:positionH>
            <wp:positionV relativeFrom="paragraph">
              <wp:posOffset>2079625</wp:posOffset>
            </wp:positionV>
            <wp:extent cx="2571750" cy="1638300"/>
            <wp:effectExtent l="19050" t="19050" r="19050" b="19050"/>
            <wp:wrapTopAndBottom/>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573" t="21693" r="32132" b="17140"/>
                    <a:stretch/>
                  </pic:blipFill>
                  <pic:spPr bwMode="auto">
                    <a:xfrm>
                      <a:off x="0" y="0"/>
                      <a:ext cx="2571750" cy="1638300"/>
                    </a:xfrm>
                    <a:prstGeom prst="rect">
                      <a:avLst/>
                    </a:prstGeom>
                    <a:noFill/>
                    <a:ln>
                      <a:solidFill>
                        <a:schemeClr val="accent1"/>
                      </a:solidFill>
                    </a:ln>
                    <a:extLst>
                      <a:ext uri="{53640926-AAD7-44D8-BBD7-CCE9431645EC}">
                        <a14:shadowObscured xmlns:a14="http://schemas.microsoft.com/office/drawing/2010/main"/>
                      </a:ext>
                    </a:extLst>
                  </pic:spPr>
                </pic:pic>
              </a:graphicData>
            </a:graphic>
          </wp:anchor>
        </w:drawing>
      </w:r>
      <w:r w:rsidR="00AA1275" w:rsidRPr="004076A1">
        <w:rPr>
          <w:rFonts w:cs="Times New Roman"/>
          <w:noProof/>
        </w:rPr>
        <w:drawing>
          <wp:inline distT="0" distB="0" distL="0" distR="0" wp14:anchorId="6A7998D1" wp14:editId="55E869AF">
            <wp:extent cx="4295775" cy="1863279"/>
            <wp:effectExtent l="19050" t="19050" r="952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4321" b="10904"/>
                    <a:stretch/>
                  </pic:blipFill>
                  <pic:spPr bwMode="auto">
                    <a:xfrm>
                      <a:off x="0" y="0"/>
                      <a:ext cx="4307018" cy="186815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3135A776" w14:textId="68B82A0A" w:rsidR="00AA1275" w:rsidRDefault="00F32F2E">
      <w:r xmlns:w="http://schemas.openxmlformats.org/wordprocessingml/2006/main" w:rsidRPr="00A615FB">
        <w:rPr>
          <w:b/>
          <w:bCs/>
        </w:rPr>
        <w:t xml:space="preserve">Lưu ý: </w:t>
      </w:r>
      <w:r xmlns:w="http://schemas.openxmlformats.org/wordprocessingml/2006/main">
        <w:t xml:space="preserve">Phải đặt khối nguyên tử cho khối Người dùng.</w:t>
      </w:r>
      <w:r xmlns:w="http://schemas.openxmlformats.org/wordprocessingml/2006/main" w:rsidR="00AA1275">
        <w:br xmlns:w="http://schemas.openxmlformats.org/wordprocessingml/2006/main" w:type="page"/>
      </w:r>
    </w:p>
    <w:p w14:paraId="72661ECC" w14:textId="77777777" w:rsidR="00AA1275" w:rsidRDefault="00AA1275"/>
    <w:p w14:paraId="52B87C82" w14:textId="77777777" w:rsidR="00960BD4" w:rsidRDefault="00960BD4" w:rsidP="00395D39">
      <w:pPr xmlns:w="http://schemas.openxmlformats.org/wordprocessingml/2006/main">
        <w:pStyle w:val="Heading3"/>
      </w:pPr>
      <w:r xmlns:w="http://schemas.openxmlformats.org/wordprocessingml/2006/main">
        <w:t xml:space="preserve">File đầu vào để đo lường</w:t>
      </w:r>
    </w:p>
    <w:p w14:paraId="0A8D5F92" w14:textId="77777777" w:rsidR="00395D39" w:rsidRDefault="00395D39">
      <w:r xmlns:w="http://schemas.openxmlformats.org/wordprocessingml/2006/main">
        <w:t xml:space="preserve">Trong mục mô hình thư mục, để xác định bất kỳ khối nào được đo lường, hãy chuẩn bị input_subsystem.txt với định dạng bên dưới:</w:t>
      </w:r>
    </w:p>
    <w:p w14:paraId="6C981D6F" w14:textId="77777777" w:rsidR="00395D39" w:rsidRDefault="00395D39" w:rsidP="00395D39">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t xml:space="preserve">&lt;Đường dẫn Atomic_Subsystem_name_1&gt;[Enter]</w:t>
      </w:r>
    </w:p>
    <w:p w14:paraId="22AE0A69" w14:textId="77777777" w:rsidR="00395D39" w:rsidRDefault="00395D39" w:rsidP="00395D39">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t xml:space="preserve">&lt;Đường dẫn của Atomic_Subsystem_name_2&gt;[Enter]</w:t>
      </w:r>
    </w:p>
    <w:p w14:paraId="09D224F5" w14:textId="77777777" w:rsidR="00395D39" w:rsidRDefault="00395D39" w:rsidP="00395D39">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t xml:space="preserve">…</w:t>
      </w:r>
    </w:p>
    <w:p w14:paraId="5DE07111" w14:textId="77777777" w:rsidR="00395D39" w:rsidRDefault="00395D39" w:rsidP="00395D39">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t xml:space="preserve">&lt;Đường dẫn của Atomic_Subsystem_name_N&gt;[Enter]</w:t>
      </w:r>
    </w:p>
    <w:p w14:paraId="065E7D82" w14:textId="77777777" w:rsidR="00395D39" w:rsidRDefault="00395D39"/>
    <w:p w14:paraId="7201A004" w14:textId="77777777" w:rsidR="00395D39" w:rsidRPr="00903E7D" w:rsidRDefault="00423C00">
      <w:pPr xmlns:w="http://schemas.openxmlformats.org/wordprocessingml/2006/main">
        <w:rPr>
          <w:b/>
        </w:rPr>
      </w:pPr>
      <w:r xmlns:w="http://schemas.openxmlformats.org/wordprocessingml/2006/main" w:rsidRPr="00903E7D">
        <w:rPr>
          <w:b/>
        </w:rPr>
        <w:t xml:space="preserve">Ví dụ:</w:t>
      </w:r>
    </w:p>
    <w:p w14:paraId="4364B7B5" w14:textId="77777777" w:rsidR="00423C00" w:rsidRDefault="007209CD">
      <w:r>
        <w:rPr>
          <w:noProof/>
          <w:lang w:eastAsia="en-US"/>
        </w:rPr>
        <w:pict w14:anchorId="502B3DA8">
          <v:shape id="_x0000_i1025" type="#_x0000_t75" style="width:363pt;height:79.5pt">
            <v:imagedata r:id="rId53" o:title="graph_view3"/>
          </v:shape>
        </w:pict>
      </w:r>
    </w:p>
    <w:p w14:paraId="09E87725" w14:textId="77777777" w:rsidR="00423C00" w:rsidRDefault="00423C00">
      <w:r>
        <w:br w:type="page"/>
      </w:r>
    </w:p>
    <w:p w14:paraId="362F787F" w14:textId="77777777" w:rsidR="00960BD4" w:rsidRDefault="00CC0D0A" w:rsidP="00395D39">
      <w:pPr xmlns:w="http://schemas.openxmlformats.org/wordprocessingml/2006/main">
        <w:pStyle w:val="Heading3"/>
      </w:pPr>
      <w:r xmlns:w="http://schemas.openxmlformats.org/wordprocessingml/2006/main">
        <w:lastRenderedPageBreak xmlns:w="http://schemas.openxmlformats.org/wordprocessingml/2006/main"/>
      </w:r>
      <w:r xmlns:w="http://schemas.openxmlformats.org/wordprocessingml/2006/main">
        <w:t xml:space="preserve">Cách thay đổi hệ thống con bình thường thành hệ thống con nguyên tử</w:t>
      </w:r>
    </w:p>
    <w:p w14:paraId="562E6080" w14:textId="77777777" w:rsidR="00395D39" w:rsidRDefault="00395D39" w:rsidP="00395D39">
      <w:r xmlns:w="http://schemas.openxmlformats.org/wordprocessingml/2006/main">
        <w:t xml:space="preserve">Để thay đổi Hệ thống con bình thường thành Hệ thống con nguyên tử, hãy làm theo các bước sau:</w:t>
      </w:r>
    </w:p>
    <w:p w14:paraId="4C38E976" w14:textId="77777777" w:rsidR="00395D39" w:rsidRDefault="00395D39" w:rsidP="00395D39">
      <w:r xmlns:w="http://schemas.openxmlformats.org/wordprocessingml/2006/main">
        <w:t xml:space="preserve">(1) Click chuột phải vào Hệ thống thông thường -&gt; Chọn Thuộc tính</w:t>
      </w:r>
    </w:p>
    <w:p w14:paraId="3E614156" w14:textId="77777777" w:rsidR="00395D39" w:rsidRDefault="00395D39" w:rsidP="00395D39">
      <w:r xmlns:w="http://schemas.openxmlformats.org/wordprocessingml/2006/main">
        <w:t xml:space="preserve">(2) Trong tab Chính, chọn cài đặt [coi as đơn vị nguyên tử].</w:t>
      </w:r>
    </w:p>
    <w:p w14:paraId="3414688B" w14:textId="77777777" w:rsidR="00395D39" w:rsidRDefault="00395D39" w:rsidP="00395D39">
      <w:r xmlns:w="http://schemas.openxmlformats.org/wordprocessingml/2006/main">
        <w:t xml:space="preserve">(3) Trong tab Tạo mã, đặt [Đóng gói chức năng] thành “Chức năng tái sử dụng”.</w:t>
      </w:r>
    </w:p>
    <w:p w14:paraId="0DFB7058" w14:textId="77777777" w:rsidR="00AA1275" w:rsidRDefault="00AA1275" w:rsidP="00395D39"/>
    <w:p w14:paraId="02119D44" w14:textId="77777777" w:rsidR="00AA1275" w:rsidRDefault="00AA1275" w:rsidP="00AA1275">
      <w:pPr>
        <w:jc w:val="center"/>
      </w:pPr>
      <w:r w:rsidRPr="00AA1275">
        <w:rPr>
          <w:noProof/>
        </w:rPr>
        <w:drawing>
          <wp:inline distT="0" distB="0" distL="0" distR="0" wp14:anchorId="25E94321" wp14:editId="00C10E73">
            <wp:extent cx="4019550" cy="3939337"/>
            <wp:effectExtent l="0" t="0" r="0" b="4445"/>
            <wp:docPr id="2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8625" cy="3948231"/>
                    </a:xfrm>
                    <a:prstGeom prst="rect">
                      <a:avLst/>
                    </a:prstGeom>
                    <a:noFill/>
                    <a:ln>
                      <a:noFill/>
                    </a:ln>
                  </pic:spPr>
                </pic:pic>
              </a:graphicData>
            </a:graphic>
          </wp:inline>
        </w:drawing>
      </w:r>
    </w:p>
    <w:p w14:paraId="78CADD24" w14:textId="77777777" w:rsidR="00AA1275" w:rsidRDefault="00AA1275" w:rsidP="00AA1275">
      <w:pPr>
        <w:jc w:val="center"/>
      </w:pPr>
    </w:p>
    <w:p w14:paraId="1992AB10" w14:textId="77777777" w:rsidR="00423C00" w:rsidRDefault="00423C00">
      <w:r>
        <w:br w:type="page"/>
      </w:r>
    </w:p>
    <w:p w14:paraId="2AB94E78" w14:textId="77777777" w:rsidR="004076A1" w:rsidRDefault="00423C00" w:rsidP="00423C00">
      <w:pPr xmlns:w="http://schemas.openxmlformats.org/wordprocessingml/2006/main">
        <w:pStyle w:val="Heading3"/>
      </w:pPr>
      <w:r xmlns:w="http://schemas.openxmlformats.org/wordprocessingml/2006/main">
        <w:lastRenderedPageBreak xmlns:w="http://schemas.openxmlformats.org/wordprocessingml/2006/main"/>
      </w:r>
      <w:r xmlns:w="http://schemas.openxmlformats.org/wordprocessingml/2006/main">
        <w:t xml:space="preserve">MATLAB đã tạo mã nguồn cho mô hình Simulink</w:t>
      </w:r>
    </w:p>
    <w:p w14:paraId="22041A47" w14:textId="77777777" w:rsidR="005A431E" w:rsidRDefault="005A431E">
      <w:pPr>
        <w:rPr>
          <w:rFonts w:cs="Times New Roman"/>
        </w:rPr>
      </w:pPr>
    </w:p>
    <w:p w14:paraId="1270D09D" w14:textId="77777777" w:rsidR="005A431E" w:rsidRDefault="005A431E">
      <w:pPr xmlns:w="http://schemas.openxmlformats.org/wordprocessingml/2006/main">
        <w:rPr>
          <w:rFonts w:cs="Times New Roman"/>
        </w:rPr>
      </w:pPr>
      <w:r xmlns:w="http://schemas.openxmlformats.org/wordprocessingml/2006/main">
        <w:rPr>
          <w:rFonts w:cs="Times New Roman"/>
        </w:rPr>
        <w:t xml:space="preserve">MATLAB tạo mã nguồn cho Hệ thống con trong bước chức năng. Mỗi hệ thống con nguyên tử có một chức năng nhãn và chứa các thuật toán của nó.</w:t>
      </w:r>
    </w:p>
    <w:p w14:paraId="0CFFE111" w14:textId="77777777" w:rsidR="005A431E" w:rsidRDefault="005A431E">
      <w:pPr>
        <w:rPr>
          <w:rFonts w:cs="Times New Roman"/>
        </w:rPr>
      </w:pPr>
      <w:r>
        <w:rPr>
          <w:rFonts w:cs="Times New Roman"/>
          <w:noProof/>
        </w:rPr>
        <mc:AlternateContent>
          <mc:Choice Requires="wpg">
            <w:drawing>
              <wp:anchor distT="0" distB="0" distL="114300" distR="114300" simplePos="0" relativeHeight="251732992" behindDoc="0" locked="0" layoutInCell="1" allowOverlap="1" wp14:anchorId="095413DE" wp14:editId="798AE711">
                <wp:simplePos x="0" y="0"/>
                <wp:positionH relativeFrom="column">
                  <wp:posOffset>-238125</wp:posOffset>
                </wp:positionH>
                <wp:positionV relativeFrom="paragraph">
                  <wp:posOffset>361950</wp:posOffset>
                </wp:positionV>
                <wp:extent cx="6558280" cy="4335145"/>
                <wp:effectExtent l="0" t="0" r="13970" b="8255"/>
                <wp:wrapNone/>
                <wp:docPr id="1035" name="Group 1035"/>
                <wp:cNvGraphicFramePr/>
                <a:graphic xmlns:a="http://schemas.openxmlformats.org/drawingml/2006/main">
                  <a:graphicData uri="http://schemas.microsoft.com/office/word/2010/wordprocessingGroup">
                    <wpg:wgp>
                      <wpg:cNvGrpSpPr/>
                      <wpg:grpSpPr>
                        <a:xfrm>
                          <a:off x="0" y="0"/>
                          <a:ext cx="6558280" cy="4335145"/>
                          <a:chOff x="0" y="0"/>
                          <a:chExt cx="6558280" cy="4335145"/>
                        </a:xfrm>
                      </wpg:grpSpPr>
                      <wps:wsp>
                        <wps:cNvPr id="7" name="Straight Arrow Connector 6"/>
                        <wps:cNvCnPr/>
                        <wps:spPr>
                          <a:xfrm flipH="1" flipV="1">
                            <a:off x="3810000" y="1495425"/>
                            <a:ext cx="323850" cy="0"/>
                          </a:xfrm>
                          <a:prstGeom prst="straightConnector1">
                            <a:avLst/>
                          </a:prstGeom>
                          <a:noFill/>
                          <a:ln w="9525" cap="flat" cmpd="sng" algn="ctr">
                            <a:solidFill>
                              <a:srgbClr val="4471A9">
                                <a:shade val="95000"/>
                                <a:satMod val="105000"/>
                              </a:srgbClr>
                            </a:solidFill>
                            <a:prstDash val="solid"/>
                            <a:tailEnd type="triangle"/>
                          </a:ln>
                          <a:effectLst/>
                        </wps:spPr>
                        <wps:bodyPr/>
                      </wps:wsp>
                      <wps:wsp>
                        <wps:cNvPr id="4113" name="Straight Arrow Connector 15"/>
                        <wps:cNvCnPr/>
                        <wps:spPr>
                          <a:xfrm flipH="1" flipV="1">
                            <a:off x="3781425" y="2066925"/>
                            <a:ext cx="1176655" cy="1270"/>
                          </a:xfrm>
                          <a:prstGeom prst="straightConnector1">
                            <a:avLst/>
                          </a:prstGeom>
                          <a:noFill/>
                          <a:ln w="9525" cap="flat" cmpd="sng" algn="ctr">
                            <a:solidFill>
                              <a:srgbClr val="4471A9">
                                <a:shade val="95000"/>
                                <a:satMod val="105000"/>
                              </a:srgbClr>
                            </a:solidFill>
                            <a:prstDash val="solid"/>
                            <a:tailEnd type="triangle"/>
                          </a:ln>
                          <a:effectLst/>
                        </wps:spPr>
                        <wps:bodyPr/>
                      </wps:wsp>
                      <wps:wsp>
                        <wps:cNvPr id="4115" name="Straight Arrow Connector 19"/>
                        <wps:cNvCnPr/>
                        <wps:spPr>
                          <a:xfrm flipH="1">
                            <a:off x="3810000" y="3514725"/>
                            <a:ext cx="1130105" cy="0"/>
                          </a:xfrm>
                          <a:prstGeom prst="straightConnector1">
                            <a:avLst/>
                          </a:prstGeom>
                          <a:noFill/>
                          <a:ln w="9525" cap="flat" cmpd="sng" algn="ctr">
                            <a:solidFill>
                              <a:srgbClr val="4471A9">
                                <a:shade val="95000"/>
                                <a:satMod val="105000"/>
                              </a:srgbClr>
                            </a:solidFill>
                            <a:prstDash val="solid"/>
                            <a:tailEnd type="triangle"/>
                          </a:ln>
                          <a:effectLst/>
                        </wps:spPr>
                        <wps:bodyPr/>
                      </wps:wsp>
                      <wpg:grpSp>
                        <wpg:cNvPr id="1034" name="Group 1034"/>
                        <wpg:cNvGrpSpPr/>
                        <wpg:grpSpPr>
                          <a:xfrm>
                            <a:off x="0" y="0"/>
                            <a:ext cx="6558280" cy="4335145"/>
                            <a:chOff x="0" y="0"/>
                            <a:chExt cx="6558280" cy="4335145"/>
                          </a:xfrm>
                        </wpg:grpSpPr>
                        <pic:pic xmlns:pic="http://schemas.openxmlformats.org/drawingml/2006/picture">
                          <pic:nvPicPr>
                            <pic:cNvPr id="12" name="Picture 2"/>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0800" cy="43351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4111" name="Rectangle 1"/>
                          <wps:cNvSpPr/>
                          <wps:spPr>
                            <a:xfrm>
                              <a:off x="4029075" y="1266825"/>
                              <a:ext cx="2519680" cy="503555"/>
                            </a:xfrm>
                            <a:prstGeom prst="rect">
                              <a:avLst/>
                            </a:prstGeom>
                            <a:solidFill>
                              <a:srgbClr val="4471A9"/>
                            </a:solidFill>
                            <a:ln w="25400" cap="flat" cmpd="sng" algn="ctr">
                              <a:solidFill>
                                <a:srgbClr val="4471A9">
                                  <a:shade val="50000"/>
                                </a:srgbClr>
                              </a:solidFill>
                              <a:prstDash val="solid"/>
                            </a:ln>
                            <a:effectLst/>
                          </wps:spPr>
                          <wps:txbx>
                            <w:txbxContent>
                              <w:p w14:paraId="4F2B6469" w14:textId="77777777" w:rsidR="00F32F2E" w:rsidRDefault="00F32F2E" w:rsidP="00423C00">
                                <w:pPr>
                                  <w:pStyle w:val="NormalWeb"/>
                                  <w:spacing w:before="0" w:beforeAutospacing="0" w:after="0" w:afterAutospacing="0"/>
                                  <w:jc w:val="center"/>
                                </w:pPr>
                                <w:r>
                                  <w:rPr>
                                    <w:rFonts w:ascii="Arial" w:eastAsia="Meiryo" w:hAnsi="Arial" w:cs="+mn-cs"/>
                                    <w:color w:val="FFFFFF"/>
                                    <w:kern w:val="24"/>
                                    <w:sz w:val="28"/>
                                    <w:szCs w:val="28"/>
                                  </w:rPr>
                                  <w:t xml:space="preserve">For “subsystem” block </w:t>
                                </w:r>
                              </w:p>
                            </w:txbxContent>
                          </wps:txbx>
                          <wps:bodyPr rtlCol="0" anchor="ctr"/>
                        </wps:wsp>
                        <wps:wsp>
                          <wps:cNvPr id="4112" name="Rectangle 14"/>
                          <wps:cNvSpPr/>
                          <wps:spPr>
                            <a:xfrm>
                              <a:off x="4029075" y="1800225"/>
                              <a:ext cx="2519680" cy="503555"/>
                            </a:xfrm>
                            <a:prstGeom prst="rect">
                              <a:avLst/>
                            </a:prstGeom>
                            <a:solidFill>
                              <a:srgbClr val="4471A9"/>
                            </a:solidFill>
                            <a:ln w="25400" cap="flat" cmpd="sng" algn="ctr">
                              <a:solidFill>
                                <a:srgbClr val="4471A9">
                                  <a:shade val="50000"/>
                                </a:srgbClr>
                              </a:solidFill>
                              <a:prstDash val="solid"/>
                            </a:ln>
                            <a:effectLst/>
                          </wps:spPr>
                          <wps:txbx>
                            <w:txbxContent>
                              <w:p w14:paraId="00C63827" w14:textId="77777777" w:rsidR="00F32F2E" w:rsidRDefault="00F32F2E" w:rsidP="00423C00">
                                <w:pPr>
                                  <w:pStyle w:val="NormalWeb"/>
                                  <w:spacing w:before="0" w:beforeAutospacing="0" w:after="0" w:afterAutospacing="0"/>
                                  <w:jc w:val="center"/>
                                </w:pPr>
                                <w:r>
                                  <w:rPr>
                                    <w:rFonts w:ascii="Arial" w:eastAsia="Meiryo" w:hAnsi="Arial" w:cs="+mn-cs"/>
                                    <w:color w:val="FFFFFF"/>
                                    <w:kern w:val="24"/>
                                    <w:sz w:val="28"/>
                                    <w:szCs w:val="28"/>
                                  </w:rPr>
                                  <w:t>For subsystem1 block</w:t>
                                </w:r>
                              </w:p>
                            </w:txbxContent>
                          </wps:txbx>
                          <wps:bodyPr rtlCol="0" anchor="ctr"/>
                        </wps:wsp>
                        <wps:wsp>
                          <wps:cNvPr id="4114" name="Rectangle 18"/>
                          <wps:cNvSpPr/>
                          <wps:spPr>
                            <a:xfrm>
                              <a:off x="4038600" y="3238500"/>
                              <a:ext cx="2519680" cy="503555"/>
                            </a:xfrm>
                            <a:prstGeom prst="rect">
                              <a:avLst/>
                            </a:prstGeom>
                            <a:solidFill>
                              <a:srgbClr val="4471A9"/>
                            </a:solidFill>
                            <a:ln w="25400" cap="flat" cmpd="sng" algn="ctr">
                              <a:solidFill>
                                <a:srgbClr val="4471A9">
                                  <a:shade val="50000"/>
                                </a:srgbClr>
                              </a:solidFill>
                              <a:prstDash val="solid"/>
                            </a:ln>
                            <a:effectLst/>
                          </wps:spPr>
                          <wps:txbx>
                            <w:txbxContent>
                              <w:p w14:paraId="6E0AB0C4" w14:textId="77777777" w:rsidR="00F32F2E" w:rsidRDefault="00F32F2E" w:rsidP="00423C00">
                                <w:pPr>
                                  <w:pStyle w:val="NormalWeb"/>
                                  <w:spacing w:before="0" w:beforeAutospacing="0" w:after="0" w:afterAutospacing="0"/>
                                  <w:jc w:val="center"/>
                                </w:pPr>
                                <w:r>
                                  <w:rPr>
                                    <w:rFonts w:ascii="Arial" w:eastAsia="Meiryo" w:hAnsi="Arial" w:cs="+mn-cs"/>
                                    <w:color w:val="FFFFFF"/>
                                    <w:kern w:val="24"/>
                                    <w:sz w:val="28"/>
                                    <w:szCs w:val="28"/>
                                  </w:rPr>
                                  <w:t>For subsystem2 block</w:t>
                                </w:r>
                              </w:p>
                              <w:p w14:paraId="2B2C3ACD" w14:textId="77777777" w:rsidR="00F32F2E" w:rsidRDefault="00F32F2E" w:rsidP="00423C00">
                                <w:pPr>
                                  <w:pStyle w:val="NormalWeb"/>
                                  <w:spacing w:before="0" w:beforeAutospacing="0" w:after="0" w:afterAutospacing="0"/>
                                </w:pPr>
                              </w:p>
                            </w:txbxContent>
                          </wps:txbx>
                          <wps:bodyPr rtlCol="0" anchor="ctr"/>
                        </wps:wsp>
                        <wps:wsp>
                          <wps:cNvPr id="4116" name="Rectangle 26"/>
                          <wps:cNvSpPr/>
                          <wps:spPr>
                            <a:xfrm>
                              <a:off x="285750" y="1295400"/>
                              <a:ext cx="3528392" cy="360040"/>
                            </a:xfrm>
                            <a:prstGeom prst="rect">
                              <a:avLst/>
                            </a:prstGeom>
                            <a:noFill/>
                            <a:ln w="9525" cap="flat" cmpd="sng" algn="ctr">
                              <a:solidFill>
                                <a:srgbClr val="FF0000"/>
                              </a:solidFill>
                              <a:prstDash val="dash"/>
                            </a:ln>
                            <a:effectLst/>
                          </wps:spPr>
                          <wps:bodyPr rtlCol="0" anchor="ctr"/>
                        </wps:wsp>
                        <wps:wsp>
                          <wps:cNvPr id="4117" name="Rectangle 28"/>
                          <wps:cNvSpPr/>
                          <wps:spPr>
                            <a:xfrm>
                              <a:off x="285750" y="1885950"/>
                              <a:ext cx="3528392" cy="360040"/>
                            </a:xfrm>
                            <a:prstGeom prst="rect">
                              <a:avLst/>
                            </a:prstGeom>
                            <a:noFill/>
                            <a:ln w="9525" cap="flat" cmpd="sng" algn="ctr">
                              <a:solidFill>
                                <a:srgbClr val="FF0000"/>
                              </a:solidFill>
                              <a:prstDash val="dash"/>
                            </a:ln>
                            <a:effectLst/>
                          </wps:spPr>
                          <wps:bodyPr rtlCol="0" anchor="ctr"/>
                        </wps:wsp>
                        <wps:wsp>
                          <wps:cNvPr id="4118" name="Rectangle 29"/>
                          <wps:cNvSpPr/>
                          <wps:spPr>
                            <a:xfrm>
                              <a:off x="285750" y="3324225"/>
                              <a:ext cx="3528392" cy="360040"/>
                            </a:xfrm>
                            <a:prstGeom prst="rect">
                              <a:avLst/>
                            </a:prstGeom>
                            <a:noFill/>
                            <a:ln w="9525" cap="flat" cmpd="sng" algn="ctr">
                              <a:solidFill>
                                <a:srgbClr val="FF0000"/>
                              </a:solidFill>
                              <a:prstDash val="dash"/>
                            </a:ln>
                            <a:effectLst/>
                          </wps:spPr>
                          <wps:bodyPr rtlCol="0" anchor="ctr"/>
                        </wps:wsp>
                      </wpg:grpSp>
                    </wpg:wgp>
                  </a:graphicData>
                </a:graphic>
              </wp:anchor>
            </w:drawing>
          </mc:Choice>
          <mc:Fallback>
            <w:pict>
              <v:group w14:anchorId="095413DE" id="Group 1035" o:spid="_x0000_s1033" style="position:absolute;margin-left:-18.75pt;margin-top:28.5pt;width:516.4pt;height:341.35pt;z-index:251732992" coordsize="65582,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">
                <v:shape id="Straight Arrow Connector 6" o:spid="_x0000_s1034" type="#_x0000_t32" style="position:absolute;left:38100;top:14954;width:323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" strokecolor="#406ea8">
                  <v:stroke endarrow="block"/>
                </v:shape>
                <v:shape id="Straight Arrow Connector 15" o:spid="_x0000_s1035" type="#_x0000_t32" style="position:absolute;left:37814;top:20669;width:1176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" strokecolor="#406ea8">
                  <v:stroke endarrow="block"/>
                </v:shape>
                <v:shape id="Straight Arrow Connector 19" o:spid="_x0000_s1036" type="#_x0000_t32" style="position:absolute;left:38100;top:35147;width:113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" strokecolor="#406ea8">
                  <v:stroke endarrow="block"/>
                </v:shape>
                <v:group id="Group 1034" o:spid="_x0000_s1037" style="position:absolute;width:65582;height:43351" coordsize="65582,4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shape id="Picture 2" o:spid="_x0000_s1038" type="#_x0000_t75" style="position:absolute;width:38608;height:43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" fillcolor="#5b9bd5 [3204]" strokecolor="black [3213]">
                    <v:imagedata r:id="rId56" o:title=""/>
                    <v:path arrowok="t"/>
                  </v:shape>
                  <v:rect id="Rectangle 1" o:spid="_x0000_s1039" style="position:absolute;left:40290;top:12668;width:25197;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" fillcolor="#4471a9" strokecolor="#2f517b" strokeweight="2pt">
                    <v:textbox>
                      <w:txbxContent>
                        <w:p w14:paraId="4F2B6469" w14:textId="77777777" w:rsidR="00F32F2E" w:rsidRDefault="00F32F2E" w:rsidP="00423C00">
                          <w:pPr>
                            <w:pStyle w:val="NormalWeb"/>
                            <w:spacing w:before="0" w:beforeAutospacing="0" w:after="0" w:afterAutospacing="0"/>
                            <w:jc w:val="center"/>
                          </w:pPr>
                          <w:r>
                            <w:rPr>
                              <w:rFonts w:ascii="Arial" w:eastAsia="Meiryo" w:hAnsi="Arial" w:cs="+mn-cs"/>
                              <w:color w:val="FFFFFF"/>
                              <w:kern w:val="24"/>
                              <w:sz w:val="28"/>
                              <w:szCs w:val="28"/>
                            </w:rPr>
                            <w:t xml:space="preserve">For “subsystem” block </w:t>
                          </w:r>
                        </w:p>
                      </w:txbxContent>
                    </v:textbox>
                  </v:rect>
                  <v:rect id="Rectangle 14" o:spid="_x0000_s1040" style="position:absolute;left:40290;top:18002;width:25197;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" fillcolor="#4471a9" strokecolor="#2f517b" strokeweight="2pt">
                    <v:textbox>
                      <w:txbxContent>
                        <w:p w14:paraId="00C63827" w14:textId="77777777" w:rsidR="00F32F2E" w:rsidRDefault="00F32F2E" w:rsidP="00423C00">
                          <w:pPr>
                            <w:pStyle w:val="NormalWeb"/>
                            <w:spacing w:before="0" w:beforeAutospacing="0" w:after="0" w:afterAutospacing="0"/>
                            <w:jc w:val="center"/>
                          </w:pPr>
                          <w:r>
                            <w:rPr>
                              <w:rFonts w:ascii="Arial" w:eastAsia="Meiryo" w:hAnsi="Arial" w:cs="+mn-cs"/>
                              <w:color w:val="FFFFFF"/>
                              <w:kern w:val="24"/>
                              <w:sz w:val="28"/>
                              <w:szCs w:val="28"/>
                            </w:rPr>
                            <w:t>For subsystem1 block</w:t>
                          </w:r>
                        </w:p>
                      </w:txbxContent>
                    </v:textbox>
                  </v:rect>
                  <v:rect id="Rectangle 18" o:spid="_x0000_s1041" style="position:absolute;left:40386;top:32385;width:2519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" fillcolor="#4471a9" strokecolor="#2f517b" strokeweight="2pt">
                    <v:textbox>
                      <w:txbxContent>
                        <w:p w14:paraId="6E0AB0C4" w14:textId="77777777" w:rsidR="00F32F2E" w:rsidRDefault="00F32F2E" w:rsidP="00423C00">
                          <w:pPr>
                            <w:pStyle w:val="NormalWeb"/>
                            <w:spacing w:before="0" w:beforeAutospacing="0" w:after="0" w:afterAutospacing="0"/>
                            <w:jc w:val="center"/>
                          </w:pPr>
                          <w:r>
                            <w:rPr>
                              <w:rFonts w:ascii="Arial" w:eastAsia="Meiryo" w:hAnsi="Arial" w:cs="+mn-cs"/>
                              <w:color w:val="FFFFFF"/>
                              <w:kern w:val="24"/>
                              <w:sz w:val="28"/>
                              <w:szCs w:val="28"/>
                            </w:rPr>
                            <w:t>For subsystem2 block</w:t>
                          </w:r>
                        </w:p>
                        <w:p w14:paraId="2B2C3ACD" w14:textId="77777777" w:rsidR="00F32F2E" w:rsidRDefault="00F32F2E" w:rsidP="00423C00">
                          <w:pPr>
                            <w:pStyle w:val="NormalWeb"/>
                            <w:spacing w:before="0" w:beforeAutospacing="0" w:after="0" w:afterAutospacing="0"/>
                          </w:pPr>
                        </w:p>
                      </w:txbxContent>
                    </v:textbox>
                  </v:rect>
                  <v:rect id="Rectangle 26" o:spid="_x0000_s1042" style="position:absolute;left:2857;top:12954;width:3528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" filled="f" strokecolor="red">
                    <v:stroke dashstyle="dash"/>
                  </v:rect>
                  <v:rect id="Rectangle 28" o:spid="_x0000_s1043" style="position:absolute;left:2857;top:18859;width:3528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" filled="f" strokecolor="red">
                    <v:stroke dashstyle="dash"/>
                  </v:rect>
                  <v:rect id="Rectangle 29" o:spid="_x0000_s1044" style="position:absolute;left:2857;top:33242;width:3528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" filled="f" strokecolor="red">
                    <v:stroke dashstyle="dash"/>
                  </v:rect>
                </v:group>
              </v:group>
            </w:pict>
          </mc:Fallback>
        </mc:AlternateContent>
      </w:r>
    </w:p>
    <w:p w14:paraId="4F6A0E55" w14:textId="77777777" w:rsidR="005A431E" w:rsidRDefault="005A431E">
      <w:pPr>
        <w:rPr>
          <w:rFonts w:cs="Times New Roman"/>
        </w:rPr>
      </w:pPr>
    </w:p>
    <w:p w14:paraId="32B4C5D2" w14:textId="77777777" w:rsidR="005A431E" w:rsidRDefault="005A431E">
      <w:pPr>
        <w:rPr>
          <w:rFonts w:cs="Times New Roman"/>
        </w:rPr>
      </w:pPr>
    </w:p>
    <w:p w14:paraId="5C15D531" w14:textId="77777777" w:rsidR="00423C00" w:rsidRDefault="00423C00">
      <w:pPr>
        <w:rPr>
          <w:rFonts w:cs="Times New Roman"/>
        </w:rPr>
      </w:pPr>
      <w:r>
        <w:rPr>
          <w:rFonts w:cs="Times New Roman"/>
        </w:rPr>
        <w:br w:type="page"/>
      </w:r>
    </w:p>
    <w:p w14:paraId="4CA092B7" w14:textId="77777777" w:rsidR="00A27180" w:rsidRDefault="00A27180">
      <w:pPr xmlns:w="http://schemas.openxmlformats.org/wordprocessingml/2006/main">
        <w:rPr>
          <w:rFonts w:cs="Times New Roman"/>
        </w:rPr>
      </w:pPr>
      <w:r xmlns:w="http://schemas.openxmlformats.org/wordprocessingml/2006/main">
        <w:rPr>
          <w:rFonts w:cs="Times New Roman"/>
        </w:rPr>
        <w:lastRenderedPageBreak xmlns:w="http://schemas.openxmlformats.org/wordprocessingml/2006/main"/>
      </w:r>
      <w:r xmlns:w="http://schemas.openxmlformats.org/wordprocessingml/2006/main">
        <w:rPr>
          <w:rFonts w:cs="Times New Roman"/>
        </w:rPr>
        <w:t xml:space="preserve">Để lấy tên chức năng, chúng tôi sử dụng nhận xét liên quan đến Hệ thống con đích.</w:t>
      </w:r>
    </w:p>
    <w:p w14:paraId="47294F1F" w14:textId="77777777" w:rsidR="00A27180" w:rsidRDefault="00A27180">
      <w:pPr>
        <w:rPr>
          <w:rFonts w:cs="Times New Roman"/>
        </w:rPr>
      </w:pPr>
    </w:p>
    <w:p w14:paraId="16CD2D88" w14:textId="77777777" w:rsidR="00A27180" w:rsidRDefault="00A27180">
      <w:pPr>
        <w:rPr>
          <w:rFonts w:cs="Times New Roman"/>
        </w:rPr>
      </w:pPr>
      <w:r>
        <w:rPr>
          <w:rFonts w:cs="Times New Roman"/>
          <w:noProof/>
        </w:rPr>
        <mc:AlternateContent>
          <mc:Choice Requires="wps">
            <w:drawing>
              <wp:anchor distT="0" distB="0" distL="114300" distR="114300" simplePos="0" relativeHeight="251755520" behindDoc="0" locked="0" layoutInCell="1" allowOverlap="1" wp14:anchorId="60CF5E17" wp14:editId="0E597199">
                <wp:simplePos x="0" y="0"/>
                <wp:positionH relativeFrom="column">
                  <wp:posOffset>1485900</wp:posOffset>
                </wp:positionH>
                <wp:positionV relativeFrom="paragraph">
                  <wp:posOffset>1666240</wp:posOffset>
                </wp:positionV>
                <wp:extent cx="2171700" cy="1104900"/>
                <wp:effectExtent l="38100" t="38100" r="19050" b="19050"/>
                <wp:wrapNone/>
                <wp:docPr id="1029" name="Straight Arrow Connector 1029"/>
                <wp:cNvGraphicFramePr/>
                <a:graphic xmlns:a="http://schemas.openxmlformats.org/drawingml/2006/main">
                  <a:graphicData uri="http://schemas.microsoft.com/office/word/2010/wordprocessingShape">
                    <wps:wsp>
                      <wps:cNvCnPr/>
                      <wps:spPr>
                        <a:xfrm flipH="1" flipV="1">
                          <a:off x="0" y="0"/>
                          <a:ext cx="21717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A609F" id="Straight Arrow Connector 1029" o:spid="_x0000_s1026" type="#_x0000_t32" style="position:absolute;margin-left:117pt;margin-top:131.2pt;width:171pt;height:87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" strokecolor="#5b9bd5 [3204]" strokeweight=".5pt">
                <v:stroke endarrow="block" joinstyle="miter"/>
              </v:shape>
            </w:pict>
          </mc:Fallback>
        </mc:AlternateContent>
      </w:r>
      <w:r w:rsidRPr="00A27180">
        <w:rPr>
          <w:rFonts w:cs="Times New Roman"/>
          <w:noProof/>
        </w:rPr>
        <mc:AlternateContent>
          <mc:Choice Requires="wps">
            <w:drawing>
              <wp:anchor distT="0" distB="0" distL="114300" distR="114300" simplePos="0" relativeHeight="251747328" behindDoc="0" locked="0" layoutInCell="1" allowOverlap="1" wp14:anchorId="1867BAE0" wp14:editId="5E78D101">
                <wp:simplePos x="0" y="0"/>
                <wp:positionH relativeFrom="column">
                  <wp:posOffset>3686175</wp:posOffset>
                </wp:positionH>
                <wp:positionV relativeFrom="paragraph">
                  <wp:posOffset>2561590</wp:posOffset>
                </wp:positionV>
                <wp:extent cx="2362200" cy="409575"/>
                <wp:effectExtent l="0" t="0" r="19050" b="28575"/>
                <wp:wrapNone/>
                <wp:docPr id="1025" name="Rectangle 19"/>
                <wp:cNvGraphicFramePr/>
                <a:graphic xmlns:a="http://schemas.openxmlformats.org/drawingml/2006/main">
                  <a:graphicData uri="http://schemas.microsoft.com/office/word/2010/wordprocessingShape">
                    <wps:wsp>
                      <wps:cNvSpPr/>
                      <wps:spPr>
                        <a:xfrm>
                          <a:off x="0" y="0"/>
                          <a:ext cx="23622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2ED99" w14:textId="77777777" w:rsidR="00F32F2E" w:rsidRPr="00A27180" w:rsidRDefault="00F32F2E" w:rsidP="00A27180">
                            <w:pPr>
                              <w:pStyle w:val="NormalWeb"/>
                              <w:spacing w:before="0" w:beforeAutospacing="0" w:after="0" w:afterAutospacing="0"/>
                              <w:jc w:val="center"/>
                              <w:rPr>
                                <w:sz w:val="16"/>
                              </w:rPr>
                            </w:pPr>
                            <w:r w:rsidRPr="00A27180">
                              <w:rPr>
                                <w:rFonts w:asciiTheme="minorHAnsi" w:hAnsi="Calibri" w:cstheme="minorBidi"/>
                                <w:color w:val="FFFFFF" w:themeColor="light1"/>
                                <w:kern w:val="24"/>
                                <w:sz w:val="22"/>
                                <w:szCs w:val="36"/>
                              </w:rPr>
                              <w:t>Get the function label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867BAE0" id="Rectangle 19" o:spid="_x0000_s1045" style="position:absolute;margin-left:290.25pt;margin-top:201.7pt;width:186pt;height:3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" fillcolor="#5b9bd5 [3204]" strokecolor="#1f4d78 [1604]" strokeweight="1pt">
                <v:textbox>
                  <w:txbxContent>
                    <w:p w14:paraId="4332ED99" w14:textId="77777777" w:rsidR="00F32F2E" w:rsidRPr="00A27180" w:rsidRDefault="00F32F2E" w:rsidP="00A27180">
                      <w:pPr>
                        <w:pStyle w:val="NormalWeb"/>
                        <w:spacing w:before="0" w:beforeAutospacing="0" w:after="0" w:afterAutospacing="0"/>
                        <w:jc w:val="center"/>
                        <w:rPr>
                          <w:sz w:val="16"/>
                        </w:rPr>
                      </w:pPr>
                      <w:r w:rsidRPr="00A27180">
                        <w:rPr>
                          <w:rFonts w:asciiTheme="minorHAnsi" w:hAnsi="Calibri" w:cstheme="minorBidi"/>
                          <w:color w:val="FFFFFF" w:themeColor="light1"/>
                          <w:kern w:val="24"/>
                          <w:sz w:val="22"/>
                          <w:szCs w:val="36"/>
                        </w:rPr>
                        <w:t>Get the function label</w:t>
                      </w:r>
                    </w:p>
                  </w:txbxContent>
                </v:textbox>
              </v:rect>
            </w:pict>
          </mc:Fallback>
        </mc:AlternateContent>
      </w:r>
      <w:r>
        <w:rPr>
          <w:rFonts w:cs="Times New Roman"/>
          <w:noProof/>
        </w:rPr>
        <mc:AlternateContent>
          <mc:Choice Requires="wps">
            <w:drawing>
              <wp:anchor distT="0" distB="0" distL="114300" distR="114300" simplePos="0" relativeHeight="251757568" behindDoc="0" locked="0" layoutInCell="1" allowOverlap="1" wp14:anchorId="5BF704F4" wp14:editId="2E85EC91">
                <wp:simplePos x="0" y="0"/>
                <wp:positionH relativeFrom="column">
                  <wp:posOffset>95250</wp:posOffset>
                </wp:positionH>
                <wp:positionV relativeFrom="paragraph">
                  <wp:posOffset>1570991</wp:posOffset>
                </wp:positionV>
                <wp:extent cx="1457325" cy="114300"/>
                <wp:effectExtent l="0" t="0" r="28575" b="19050"/>
                <wp:wrapNone/>
                <wp:docPr id="1030" name="Rectangle 1030"/>
                <wp:cNvGraphicFramePr/>
                <a:graphic xmlns:a="http://schemas.openxmlformats.org/drawingml/2006/main">
                  <a:graphicData uri="http://schemas.microsoft.com/office/word/2010/wordprocessingShape">
                    <wps:wsp>
                      <wps:cNvSpPr/>
                      <wps:spPr>
                        <a:xfrm>
                          <a:off x="0" y="0"/>
                          <a:ext cx="1457325" cy="1143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6AFDD" id="Rectangle 1030" o:spid="_x0000_s1026" style="position:absolute;margin-left:7.5pt;margin-top:123.7pt;width:114.7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" filled="f" strokecolor="#5b9bd5 [3204]" strokeweight="1pt"/>
            </w:pict>
          </mc:Fallback>
        </mc:AlternateContent>
      </w:r>
      <w:r>
        <w:rPr>
          <w:rFonts w:cs="Times New Roman"/>
          <w:noProof/>
        </w:rPr>
        <mc:AlternateContent>
          <mc:Choice Requires="wps">
            <w:drawing>
              <wp:anchor distT="0" distB="0" distL="114300" distR="114300" simplePos="0" relativeHeight="251753472" behindDoc="0" locked="0" layoutInCell="1" allowOverlap="1" wp14:anchorId="62D14E0A" wp14:editId="12ABCDE5">
                <wp:simplePos x="0" y="0"/>
                <wp:positionH relativeFrom="column">
                  <wp:posOffset>2771775</wp:posOffset>
                </wp:positionH>
                <wp:positionV relativeFrom="paragraph">
                  <wp:posOffset>1465580</wp:posOffset>
                </wp:positionV>
                <wp:extent cx="723900" cy="0"/>
                <wp:effectExtent l="38100" t="76200" r="0" b="95250"/>
                <wp:wrapNone/>
                <wp:docPr id="1028" name="Straight Arrow Connector 1028"/>
                <wp:cNvGraphicFramePr/>
                <a:graphic xmlns:a="http://schemas.openxmlformats.org/drawingml/2006/main">
                  <a:graphicData uri="http://schemas.microsoft.com/office/word/2010/wordprocessingShape">
                    <wps:wsp>
                      <wps:cNvCnPr/>
                      <wps:spPr>
                        <a:xfrm flipH="1" flipV="1">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886FA" id="Straight Arrow Connector 1028" o:spid="_x0000_s1026" type="#_x0000_t32" style="position:absolute;margin-left:218.25pt;margin-top:115.4pt;width:57pt;height:0;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" strokecolor="#5b9bd5 [3204]" strokeweight=".5pt">
                <v:stroke endarrow="block" joinstyle="miter"/>
              </v:shape>
            </w:pict>
          </mc:Fallback>
        </mc:AlternateContent>
      </w:r>
      <w:r w:rsidRPr="00A27180">
        <w:rPr>
          <w:rFonts w:cs="Times New Roman"/>
          <w:noProof/>
        </w:rPr>
        <mc:AlternateContent>
          <mc:Choice Requires="wps">
            <w:drawing>
              <wp:anchor distT="0" distB="0" distL="114300" distR="114300" simplePos="0" relativeHeight="251739136" behindDoc="0" locked="0" layoutInCell="1" allowOverlap="1" wp14:anchorId="6406921F" wp14:editId="6B20977C">
                <wp:simplePos x="0" y="0"/>
                <wp:positionH relativeFrom="column">
                  <wp:posOffset>3514725</wp:posOffset>
                </wp:positionH>
                <wp:positionV relativeFrom="paragraph">
                  <wp:posOffset>932815</wp:posOffset>
                </wp:positionV>
                <wp:extent cx="2894965" cy="1390650"/>
                <wp:effectExtent l="0" t="0" r="19685" b="19050"/>
                <wp:wrapNone/>
                <wp:docPr id="1024" name="Rectangle 3"/>
                <wp:cNvGraphicFramePr/>
                <a:graphic xmlns:a="http://schemas.openxmlformats.org/drawingml/2006/main">
                  <a:graphicData uri="http://schemas.microsoft.com/office/word/2010/wordprocessingShape">
                    <wps:wsp>
                      <wps:cNvSpPr/>
                      <wps:spPr>
                        <a:xfrm>
                          <a:off x="0" y="0"/>
                          <a:ext cx="2894965" cy="1390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CA021" w14:textId="77777777" w:rsidR="00F32F2E" w:rsidRPr="00A27180" w:rsidRDefault="00F32F2E" w:rsidP="00A27180">
                            <w:pPr>
                              <w:pStyle w:val="NormalWeb"/>
                              <w:spacing w:before="0" w:beforeAutospacing="0" w:after="0" w:afterAutospacing="0"/>
                              <w:jc w:val="center"/>
                              <w:rPr>
                                <w:sz w:val="20"/>
                              </w:rPr>
                            </w:pPr>
                            <w:r w:rsidRPr="00A27180">
                              <w:rPr>
                                <w:rFonts w:asciiTheme="minorHAnsi" w:hAnsi="Calibri" w:cstheme="minorBidi"/>
                                <w:color w:val="FFFFFF" w:themeColor="light1"/>
                                <w:kern w:val="24"/>
                                <w:sz w:val="28"/>
                                <w:szCs w:val="36"/>
                              </w:rPr>
                              <w:t>Using the string:</w:t>
                            </w:r>
                          </w:p>
                          <w:p w14:paraId="7A87F903" w14:textId="77777777" w:rsidR="00F32F2E" w:rsidRPr="00A27180" w:rsidRDefault="00F32F2E" w:rsidP="00A27180">
                            <w:pPr>
                              <w:pStyle w:val="NormalWeb"/>
                              <w:spacing w:before="0" w:beforeAutospacing="0" w:after="0" w:afterAutospacing="0"/>
                              <w:jc w:val="center"/>
                              <w:rPr>
                                <w:sz w:val="20"/>
                              </w:rPr>
                            </w:pPr>
                            <w:r w:rsidRPr="00A27180">
                              <w:rPr>
                                <w:rFonts w:asciiTheme="minorHAnsi" w:hAnsi="Calibri" w:cstheme="minorBidi"/>
                                <w:color w:val="FFFFFF" w:themeColor="light1"/>
                                <w:kern w:val="24"/>
                                <w:sz w:val="28"/>
                                <w:szCs w:val="36"/>
                              </w:rPr>
                              <w:t>“Outputs for Atomic Subsystem”</w:t>
                            </w:r>
                          </w:p>
                          <w:p w14:paraId="4D68DF00" w14:textId="77777777" w:rsidR="00F32F2E" w:rsidRPr="00A27180" w:rsidRDefault="00F32F2E" w:rsidP="00A27180">
                            <w:pPr>
                              <w:pStyle w:val="NormalWeb"/>
                              <w:spacing w:before="0" w:beforeAutospacing="0" w:after="0" w:afterAutospacing="0"/>
                              <w:jc w:val="center"/>
                              <w:rPr>
                                <w:sz w:val="20"/>
                              </w:rPr>
                            </w:pPr>
                            <w:r w:rsidRPr="00A27180">
                              <w:rPr>
                                <w:rFonts w:asciiTheme="minorHAnsi" w:hAnsi="Calibri" w:cstheme="minorBidi"/>
                                <w:color w:val="FFFFFF" w:themeColor="light1"/>
                                <w:kern w:val="24"/>
                                <w:sz w:val="28"/>
                                <w:szCs w:val="36"/>
                              </w:rPr>
                              <w:t>And the name of the Subsystem in the input_subsystem.txt to detect the location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406921F" id="Rectangle 3" o:spid="_x0000_s1046" style="position:absolute;margin-left:276.75pt;margin-top:73.45pt;width:227.95pt;height:10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" fillcolor="#5b9bd5 [3204]" strokecolor="#1f4d78 [1604]" strokeweight="1pt">
                <v:textbox>
                  <w:txbxContent>
                    <w:p w14:paraId="75ACA021" w14:textId="77777777" w:rsidR="00F32F2E" w:rsidRPr="00A27180" w:rsidRDefault="00F32F2E" w:rsidP="00A27180">
                      <w:pPr>
                        <w:pStyle w:val="NormalWeb"/>
                        <w:spacing w:before="0" w:beforeAutospacing="0" w:after="0" w:afterAutospacing="0"/>
                        <w:jc w:val="center"/>
                        <w:rPr>
                          <w:sz w:val="20"/>
                        </w:rPr>
                      </w:pPr>
                      <w:r w:rsidRPr="00A27180">
                        <w:rPr>
                          <w:rFonts w:asciiTheme="minorHAnsi" w:hAnsi="Calibri" w:cstheme="minorBidi"/>
                          <w:color w:val="FFFFFF" w:themeColor="light1"/>
                          <w:kern w:val="24"/>
                          <w:sz w:val="28"/>
                          <w:szCs w:val="36"/>
                        </w:rPr>
                        <w:t>Using the string:</w:t>
                      </w:r>
                    </w:p>
                    <w:p w14:paraId="7A87F903" w14:textId="77777777" w:rsidR="00F32F2E" w:rsidRPr="00A27180" w:rsidRDefault="00F32F2E" w:rsidP="00A27180">
                      <w:pPr>
                        <w:pStyle w:val="NormalWeb"/>
                        <w:spacing w:before="0" w:beforeAutospacing="0" w:after="0" w:afterAutospacing="0"/>
                        <w:jc w:val="center"/>
                        <w:rPr>
                          <w:sz w:val="20"/>
                        </w:rPr>
                      </w:pPr>
                      <w:r w:rsidRPr="00A27180">
                        <w:rPr>
                          <w:rFonts w:asciiTheme="minorHAnsi" w:hAnsi="Calibri" w:cstheme="minorBidi"/>
                          <w:color w:val="FFFFFF" w:themeColor="light1"/>
                          <w:kern w:val="24"/>
                          <w:sz w:val="28"/>
                          <w:szCs w:val="36"/>
                        </w:rPr>
                        <w:t>“Outputs for Atomic Subsystem”</w:t>
                      </w:r>
                    </w:p>
                    <w:p w14:paraId="4D68DF00" w14:textId="77777777" w:rsidR="00F32F2E" w:rsidRPr="00A27180" w:rsidRDefault="00F32F2E" w:rsidP="00A27180">
                      <w:pPr>
                        <w:pStyle w:val="NormalWeb"/>
                        <w:spacing w:before="0" w:beforeAutospacing="0" w:after="0" w:afterAutospacing="0"/>
                        <w:jc w:val="center"/>
                        <w:rPr>
                          <w:sz w:val="20"/>
                        </w:rPr>
                      </w:pPr>
                      <w:r w:rsidRPr="00A27180">
                        <w:rPr>
                          <w:rFonts w:asciiTheme="minorHAnsi" w:hAnsi="Calibri" w:cstheme="minorBidi"/>
                          <w:color w:val="FFFFFF" w:themeColor="light1"/>
                          <w:kern w:val="24"/>
                          <w:sz w:val="28"/>
                          <w:szCs w:val="36"/>
                        </w:rPr>
                        <w:t>And the name of the Subsystem in the input_subsystem.txt to detect the location</w:t>
                      </w:r>
                    </w:p>
                  </w:txbxContent>
                </v:textbox>
              </v:rect>
            </w:pict>
          </mc:Fallback>
        </mc:AlternateContent>
      </w:r>
      <w:r>
        <w:rPr>
          <w:rFonts w:cs="Times New Roman"/>
          <w:noProof/>
        </w:rPr>
        <mc:AlternateContent>
          <mc:Choice Requires="wps">
            <w:drawing>
              <wp:anchor distT="0" distB="0" distL="114300" distR="114300" simplePos="0" relativeHeight="251749376" behindDoc="0" locked="0" layoutInCell="1" allowOverlap="1" wp14:anchorId="5C606349" wp14:editId="78CDCF71">
                <wp:simplePos x="0" y="0"/>
                <wp:positionH relativeFrom="column">
                  <wp:posOffset>104775</wp:posOffset>
                </wp:positionH>
                <wp:positionV relativeFrom="paragraph">
                  <wp:posOffset>1428115</wp:posOffset>
                </wp:positionV>
                <wp:extent cx="2638425" cy="123825"/>
                <wp:effectExtent l="0" t="0" r="28575" b="28575"/>
                <wp:wrapNone/>
                <wp:docPr id="1027" name="Rectangle 1027"/>
                <wp:cNvGraphicFramePr/>
                <a:graphic xmlns:a="http://schemas.openxmlformats.org/drawingml/2006/main">
                  <a:graphicData uri="http://schemas.microsoft.com/office/word/2010/wordprocessingShape">
                    <wps:wsp>
                      <wps:cNvSpPr/>
                      <wps:spPr>
                        <a:xfrm>
                          <a:off x="0" y="0"/>
                          <a:ext cx="2638425" cy="1238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7F8EC" id="Rectangle 1027" o:spid="_x0000_s1026" style="position:absolute;margin-left:8.25pt;margin-top:112.45pt;width:207.75pt;height:9.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" filled="f" strokecolor="#5b9bd5 [3204]" strokeweight="1pt"/>
            </w:pict>
          </mc:Fallback>
        </mc:AlternateContent>
      </w:r>
      <w:r w:rsidRPr="00A27180">
        <w:rPr>
          <w:rFonts w:cs="Times New Roman"/>
          <w:noProof/>
        </w:rPr>
        <w:drawing>
          <wp:inline distT="0" distB="0" distL="0" distR="0" wp14:anchorId="0A9C1FC9" wp14:editId="227C0DB4">
            <wp:extent cx="4043214" cy="4785186"/>
            <wp:effectExtent l="0" t="0" r="0" b="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3214" cy="47851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8588901" w14:textId="77777777" w:rsidR="00156DE3" w:rsidRDefault="00156DE3" w:rsidP="00477A2C">
      <w:pPr xmlns:w="http://schemas.openxmlformats.org/wordprocessingml/2006/main">
        <w:pStyle w:val="Heading3"/>
      </w:pPr>
      <w:r xmlns:w="http://schemas.openxmlformats.org/wordprocessingml/2006/main">
        <w:t xml:space="preserve">Mã nguồn đo lường liên quan đến chức năng VLAB</w:t>
      </w:r>
    </w:p>
    <w:p w14:paraId="578CD9F5" w14:textId="77777777" w:rsidR="00477A2C" w:rsidRDefault="005A431E" w:rsidP="005A431E">
      <w:pPr xmlns:w="http://schemas.openxmlformats.org/wordprocessingml/2006/main">
        <w:pStyle w:val="Heading4"/>
      </w:pPr>
      <w:r xmlns:w="http://schemas.openxmlformats.org/wordprocessingml/2006/main">
        <w:t xml:space="preserve">Add Point Stop and Recording Time</w:t>
      </w:r>
    </w:p>
    <w:p w14:paraId="519269BD" w14:textId="77777777" w:rsidR="00477A2C" w:rsidRDefault="00477A2C">
      <w:pPr xmlns:w="http://schemas.openxmlformats.org/wordprocessingml/2006/main">
        <w:rPr>
          <w:rFonts w:cs="Times New Roman"/>
        </w:rPr>
      </w:pPr>
      <w:r xmlns:w="http://schemas.openxmlformats.org/wordprocessingml/2006/main">
        <w:rPr>
          <w:rFonts w:cs="Times New Roman"/>
        </w:rPr>
        <w:t xml:space="preserve">Thêm điểm dừng tại chức năng nhãn và thêm trình xử lý cho nó.</w:t>
      </w:r>
    </w:p>
    <w:p w14:paraId="78EF5A6A" w14:textId="77777777" w:rsidR="00156DE3" w:rsidRDefault="00477A2C">
      <w:pPr>
        <w:rPr>
          <w:rFonts w:cs="Times New Roman"/>
        </w:rPr>
      </w:pPr>
      <w:r w:rsidRPr="00477A2C">
        <w:rPr>
          <w:rFonts w:cs="Times New Roman"/>
          <w:noProof/>
        </w:rPr>
        <w:drawing>
          <wp:inline distT="0" distB="0" distL="0" distR="0" wp14:anchorId="0C268843" wp14:editId="3D462BF6">
            <wp:extent cx="6171565" cy="516153"/>
            <wp:effectExtent l="0" t="0" r="635" b="0"/>
            <wp:docPr id="1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90676"/>
                    <a:stretch/>
                  </pic:blipFill>
                  <pic:spPr bwMode="auto">
                    <a:xfrm>
                      <a:off x="0" y="0"/>
                      <a:ext cx="6177386" cy="516640"/>
                    </a:xfrm>
                    <a:prstGeom prst="rect">
                      <a:avLst/>
                    </a:prstGeom>
                    <a:noFill/>
                    <a:ln>
                      <a:noFill/>
                    </a:ln>
                    <a:extLst>
                      <a:ext uri="{53640926-AAD7-44D8-BBD7-CCE9431645EC}">
                        <a14:shadowObscured xmlns:a14="http://schemas.microsoft.com/office/drawing/2010/main"/>
                      </a:ext>
                    </a:extLst>
                  </pic:spPr>
                </pic:pic>
              </a:graphicData>
            </a:graphic>
          </wp:inline>
        </w:drawing>
      </w:r>
    </w:p>
    <w:p w14:paraId="116C7DC9" w14:textId="77777777" w:rsidR="00477A2C" w:rsidRDefault="00477A2C">
      <w:pPr>
        <w:rPr>
          <w:rFonts w:cs="Times New Roman"/>
        </w:rPr>
      </w:pPr>
    </w:p>
    <w:p w14:paraId="0A224371" w14:textId="77777777" w:rsidR="00477A2C" w:rsidRDefault="00477A2C">
      <w:pPr xmlns:w="http://schemas.openxmlformats.org/wordprocessingml/2006/main">
        <w:rPr>
          <w:rFonts w:cs="Times New Roman"/>
        </w:rPr>
      </w:pPr>
      <w:r xmlns:w="http://schemas.openxmlformats.org/wordprocessingml/2006/main">
        <w:rPr>
          <w:rFonts w:cs="Times New Roman"/>
        </w:rPr>
        <w:t xml:space="preserve">Trong chức năng xử lý nhãn chức năng, ghi lại thời gian thực hiện tại thời điểm bắt đầu. Sau đó, thêm điểm ngắt cho địa chỉ trả về (giá trị của thanh ghi LP) và trình xử lý của nó.</w:t>
      </w:r>
    </w:p>
    <w:p w14:paraId="5F81FB19" w14:textId="77777777" w:rsidR="00477A2C" w:rsidRDefault="00477A2C">
      <w:pPr>
        <w:rPr>
          <w:rFonts w:cs="Times New Roman"/>
        </w:rPr>
      </w:pPr>
      <w:r w:rsidRPr="00477A2C">
        <w:rPr>
          <w:rFonts w:cs="Times New Roman"/>
          <w:noProof/>
        </w:rPr>
        <w:drawing>
          <wp:inline distT="0" distB="0" distL="0" distR="0" wp14:anchorId="481149FE" wp14:editId="5A507601">
            <wp:extent cx="5731510" cy="581025"/>
            <wp:effectExtent l="0" t="0" r="2540" b="9525"/>
            <wp:docPr id="1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b="45536"/>
                    <a:stretch/>
                  </pic:blipFill>
                  <pic:spPr bwMode="auto">
                    <a:xfrm>
                      <a:off x="0" y="0"/>
                      <a:ext cx="5731510" cy="581025"/>
                    </a:xfrm>
                    <a:prstGeom prst="rect">
                      <a:avLst/>
                    </a:prstGeom>
                    <a:noFill/>
                    <a:ln>
                      <a:noFill/>
                    </a:ln>
                    <a:extLst>
                      <a:ext uri="{53640926-AAD7-44D8-BBD7-CCE9431645EC}">
                        <a14:shadowObscured xmlns:a14="http://schemas.microsoft.com/office/drawing/2010/main"/>
                      </a:ext>
                    </a:extLst>
                  </pic:spPr>
                </pic:pic>
              </a:graphicData>
            </a:graphic>
          </wp:inline>
        </w:drawing>
      </w:r>
    </w:p>
    <w:p w14:paraId="188ADF00" w14:textId="77777777" w:rsidR="00477A2C" w:rsidRDefault="00477A2C">
      <w:pPr xmlns:w="http://schemas.openxmlformats.org/wordprocessingml/2006/main">
        <w:rPr>
          <w:rFonts w:cs="Times New Roman"/>
        </w:rPr>
      </w:pPr>
      <w:r xmlns:w="http://schemas.openxmlformats.org/wordprocessingml/2006/main">
        <w:rPr>
          <w:rFonts w:cs="Times New Roman"/>
        </w:rPr>
        <w:t xml:space="preserve">Trong quá trình xử lý địa chỉ trả về, hãy ghi lại thời gian thực hiện tại thời điểm kết thúc.</w:t>
      </w:r>
    </w:p>
    <w:p w14:paraId="2299D293" w14:textId="77777777" w:rsidR="00477A2C" w:rsidRDefault="00477A2C">
      <w:pPr>
        <w:rPr>
          <w:rFonts w:cs="Times New Roman"/>
        </w:rPr>
      </w:pPr>
      <w:r w:rsidRPr="00477A2C">
        <w:rPr>
          <w:rFonts w:cs="Times New Roman"/>
          <w:noProof/>
        </w:rPr>
        <w:lastRenderedPageBreak/>
        <w:drawing>
          <wp:inline distT="0" distB="0" distL="0" distR="0" wp14:anchorId="5BCBF14F" wp14:editId="39F54196">
            <wp:extent cx="5731510" cy="485775"/>
            <wp:effectExtent l="0" t="0" r="2540" b="9525"/>
            <wp:docPr id="1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t="54464"/>
                    <a:stretch/>
                  </pic:blipFill>
                  <pic:spPr bwMode="auto">
                    <a:xfrm>
                      <a:off x="0" y="0"/>
                      <a:ext cx="5731510" cy="485775"/>
                    </a:xfrm>
                    <a:prstGeom prst="rect">
                      <a:avLst/>
                    </a:prstGeom>
                    <a:noFill/>
                    <a:ln>
                      <a:noFill/>
                    </a:ln>
                    <a:extLst>
                      <a:ext uri="{53640926-AAD7-44D8-BBD7-CCE9431645EC}">
                        <a14:shadowObscured xmlns:a14="http://schemas.microsoft.com/office/drawing/2010/main"/>
                      </a:ext>
                    </a:extLst>
                  </pic:spPr>
                </pic:pic>
              </a:graphicData>
            </a:graphic>
          </wp:inline>
        </w:drawing>
      </w:r>
    </w:p>
    <w:p w14:paraId="02302780" w14:textId="77777777" w:rsidR="00477A2C" w:rsidRDefault="00477A2C">
      <w:pPr>
        <w:rPr>
          <w:rFonts w:cs="Times New Roman"/>
        </w:rPr>
      </w:pPr>
    </w:p>
    <w:p w14:paraId="0C6801AA" w14:textId="77777777" w:rsidR="00477A2C" w:rsidRDefault="00477A2C" w:rsidP="005A431E">
      <w:pPr xmlns:w="http://schemas.openxmlformats.org/wordprocessingml/2006/main">
        <w:pStyle w:val="Heading4"/>
      </w:pPr>
      <w:r xmlns:w="http://schemas.openxmlformats.org/wordprocessingml/2006/main">
        <w:t xml:space="preserve">Constructor data of the current current Lưu trữ</w:t>
      </w:r>
    </w:p>
    <w:p w14:paraId="0D149807" w14:textId="77777777" w:rsidR="005A431E" w:rsidRDefault="005A431E">
      <w:pPr>
        <w:rPr>
          <w:rFonts w:cs="Times New Roman"/>
        </w:rPr>
      </w:pPr>
    </w:p>
    <w:p w14:paraId="6A18F0AA" w14:textId="77777777" w:rsidR="005A431E" w:rsidRPr="005A431E" w:rsidRDefault="005A431E" w:rsidP="005A431E">
      <w:pPr xmlns:w="http://schemas.openxmlformats.org/wordprocessingml/2006/main">
        <w:rPr>
          <w:rFonts w:cs="Times New Roman"/>
        </w:rPr>
      </w:pPr>
      <w:r xmlns:w="http://schemas.openxmlformats.org/wordprocessingml/2006/main" w:rsidRPr="005A431E">
        <w:rPr>
          <w:rFonts w:cs="Times New Roman"/>
        </w:rPr>
        <w:t xml:space="preserve">Từ điển thực hiện:</w:t>
      </w:r>
    </w:p>
    <w:p w14:paraId="59D59A2D" w14:textId="77777777" w:rsidR="005A431E" w:rsidRPr="005A431E" w:rsidRDefault="005A431E" w:rsidP="005A431E">
      <w:pPr xmlns:w="http://schemas.openxmlformats.org/wordprocessingml/2006/main">
        <w:rPr>
          <w:rFonts w:cs="Times New Roman"/>
        </w:rPr>
      </w:pPr>
      <w:r xmlns:w="http://schemas.openxmlformats.org/wordprocessingml/2006/main" w:rsidRPr="005A431E">
        <w:rPr>
          <w:rFonts w:cs="Times New Roman"/>
        </w:rPr>
        <w:tab xmlns:w="http://schemas.openxmlformats.org/wordprocessingml/2006/main"/>
      </w:r>
      <w:r xmlns:w="http://schemas.openxmlformats.org/wordprocessingml/2006/main" w:rsidRPr="005A431E">
        <w:rPr>
          <w:rFonts w:cs="Times New Roman"/>
        </w:rPr>
        <w:t xml:space="preserve">“System con1”: [bắt đầu kết thúc bắt đầu kết thúc bắt đầu ….]</w:t>
      </w:r>
    </w:p>
    <w:p w14:paraId="7288A349" w14:textId="77777777" w:rsidR="005A431E" w:rsidRPr="005A431E" w:rsidRDefault="005A431E" w:rsidP="005A431E">
      <w:pPr xmlns:w="http://schemas.openxmlformats.org/wordprocessingml/2006/main">
        <w:rPr>
          <w:rFonts w:cs="Times New Roman"/>
        </w:rPr>
      </w:pPr>
      <w:r xmlns:w="http://schemas.openxmlformats.org/wordprocessingml/2006/main" w:rsidRPr="005A431E">
        <w:rPr>
          <w:rFonts w:cs="Times New Roman"/>
        </w:rPr>
        <w:tab xmlns:w="http://schemas.openxmlformats.org/wordprocessingml/2006/main"/>
      </w:r>
      <w:r xmlns:w="http://schemas.openxmlformats.org/wordprocessingml/2006/main" w:rsidRPr="005A431E">
        <w:rPr>
          <w:rFonts w:cs="Times New Roman"/>
        </w:rPr>
        <w:t xml:space="preserve">“System con2”: [bắt đầu kết thúc bắt đầu kết thúc bắt đầu ….]</w:t>
      </w:r>
    </w:p>
    <w:p w14:paraId="7EED19C8" w14:textId="77777777" w:rsidR="005A431E" w:rsidRDefault="005A431E">
      <w:pPr xmlns:w="http://schemas.openxmlformats.org/wordprocessingml/2006/main">
        <w:rPr>
          <w:rFonts w:cs="Times New Roman"/>
        </w:rPr>
      </w:pPr>
      <w:r xmlns:w="http://schemas.openxmlformats.org/wordprocessingml/2006/main" w:rsidRPr="005A431E">
        <w:rPr>
          <w:rFonts w:cs="Times New Roman"/>
        </w:rPr>
        <w:tab xmlns:w="http://schemas.openxmlformats.org/wordprocessingml/2006/main"/>
      </w:r>
      <w:r xmlns:w="http://schemas.openxmlformats.org/wordprocessingml/2006/main" w:rsidRPr="005A431E">
        <w:rPr>
          <w:rFonts w:cs="Times New Roman"/>
        </w:rPr>
        <w:t xml:space="preserve">“System con3”: [bắt đầu kết thúc bắt đầu kết thúc bắt đầu ….]</w:t>
      </w:r>
    </w:p>
    <w:p w14:paraId="69030E02" w14:textId="77777777" w:rsidR="005A431E" w:rsidRDefault="005A431E">
      <w:pPr xmlns:w="http://schemas.openxmlformats.org/wordprocessingml/2006/main">
        <w:rPr>
          <w:rFonts w:cs="Times New Roman"/>
        </w:rPr>
      </w:pPr>
      <w:r xmlns:w="http://schemas.openxmlformats.org/wordprocessingml/2006/main">
        <w:rPr>
          <w:rFonts w:cs="Times New Roman"/>
        </w:rPr>
        <w:t xml:space="preserve">Bằng cách sử dụng phương pháp này, có thể lấy/đặt thời gian bắt đầu và kết thúc bằng cách sử dụng chức năng nhãn.</w:t>
      </w:r>
    </w:p>
    <w:p w14:paraId="353D4269" w14:textId="77777777" w:rsidR="00B72B5C" w:rsidRDefault="00B72B5C">
      <w:pPr>
        <w:rPr>
          <w:rFonts w:cs="Times New Roman"/>
        </w:rPr>
      </w:pPr>
    </w:p>
    <w:p w14:paraId="0A298E44" w14:textId="77777777" w:rsidR="005A431E" w:rsidRDefault="00B72B5C" w:rsidP="006F16D2">
      <w:pPr xmlns:w="http://schemas.openxmlformats.org/wordprocessingml/2006/main">
        <w:pStyle w:val="Heading3"/>
      </w:pPr>
      <w:r xmlns:w="http://schemas.openxmlformats.org/wordprocessingml/2006/main" w:rsidRPr="00B72B5C">
        <w:t xml:space="preserve">View map for vHILS</w:t>
      </w:r>
    </w:p>
    <w:p w14:paraId="77436B31" w14:textId="77777777" w:rsidR="00B72B5C" w:rsidRDefault="00B72B5C" w:rsidP="00B72B5C"/>
    <w:p w14:paraId="7074223F" w14:textId="77777777" w:rsidR="00B72B5C" w:rsidRDefault="00B72B5C" w:rsidP="006F16D2">
      <w:pPr xmlns:w="http://schemas.openxmlformats.org/wordprocessingml/2006/main">
        <w:pStyle w:val="Heading4"/>
      </w:pPr>
      <w:r xmlns:w="http://schemas.openxmlformats.org/wordprocessingml/2006/main">
        <w:t xml:space="preserve">Đầu vào:</w:t>
      </w:r>
    </w:p>
    <w:p w14:paraId="3252B702" w14:textId="77777777" w:rsidR="00B72B5C" w:rsidRDefault="00934234" w:rsidP="00B72B5C">
      <w:r xmlns:w="http://schemas.openxmlformats.org/wordprocessingml/2006/main">
        <w:t xml:space="preserve">Đầu vào 1: Tệp data.csv thực thi trong 3.3.6.2</w:t>
      </w:r>
    </w:p>
    <w:p w14:paraId="2A43A5C3" w14:textId="77777777" w:rsidR="00131061" w:rsidRDefault="00934234" w:rsidP="00131061">
      <w:pPr xmlns:w="http://schemas.openxmlformats.org/wordprocessingml/2006/main">
        <w:pStyle w:val="ListParagraph"/>
        <w:numPr>
          <w:ilvl w:val="0"/>
          <w:numId w:val="15"/>
        </w:numPr>
      </w:pPr>
      <w:r xmlns:w="http://schemas.openxmlformats.org/wordprocessingml/2006/main">
        <w:t xml:space="preserve">Unit of it is pico seconds</w:t>
      </w:r>
    </w:p>
    <w:p w14:paraId="003B021C" w14:textId="77777777" w:rsidR="00131061" w:rsidRDefault="00934234" w:rsidP="00131061">
      <w:pPr xmlns:w="http://schemas.openxmlformats.org/wordprocessingml/2006/main">
        <w:pStyle w:val="ListParagraph"/>
        <w:numPr>
          <w:ilvl w:val="0"/>
          <w:numId w:val="15"/>
        </w:numPr>
      </w:pPr>
      <w:r xmlns:w="http://schemas.openxmlformats.org/wordprocessingml/2006/main">
        <w:t xml:space="preserve">Nó chứa thời gian thực hiện của từng bước và bắt đầu kết thúc của mỗi hệ thống con</w:t>
      </w:r>
    </w:p>
    <w:p w14:paraId="72CC9E99" w14:textId="77777777" w:rsidR="00131061" w:rsidRDefault="00934234" w:rsidP="00131061">
      <w:pPr xmlns:w="http://schemas.openxmlformats.org/wordprocessingml/2006/main">
        <w:pStyle w:val="ListParagraph"/>
        <w:numPr>
          <w:ilvl w:val="0"/>
          <w:numId w:val="15"/>
        </w:numPr>
      </w:pPr>
      <w:r xmlns:w="http://schemas.openxmlformats.org/wordprocessingml/2006/main">
        <w:t xml:space="preserve">Giá trị của start end là giá trị tương đối.</w:t>
      </w:r>
    </w:p>
    <w:p w14:paraId="2EED36CA" w14:textId="77777777" w:rsidR="00934234" w:rsidRDefault="007209CD" w:rsidP="00934234">
      <w:pPr>
        <w:pStyle w:val="ListParagraph"/>
      </w:pPr>
      <w:r>
        <w:pict w14:anchorId="10E1E1D3">
          <v:shape id="_x0000_i1026" type="#_x0000_t75" style="width:451.5pt;height:4in">
            <v:imagedata r:id="rId60" o:title="graph_view2"/>
          </v:shape>
        </w:pict>
      </w:r>
    </w:p>
    <w:p w14:paraId="5D5BB820" w14:textId="77777777" w:rsidR="006F16D2" w:rsidRDefault="00934234" w:rsidP="006F16D2">
      <w:r xmlns:w="http://schemas.openxmlformats.org/wordprocessingml/2006/main">
        <w:t xml:space="preserve">Đầu vào 2: tệp input_subsystem.txt tham khảo 3.3.3</w:t>
      </w:r>
    </w:p>
    <w:p w14:paraId="22B38E2D" w14:textId="77777777" w:rsidR="00B72B5C" w:rsidRDefault="00B72B5C" w:rsidP="00B72B5C"/>
    <w:p w14:paraId="5D621310" w14:textId="77777777" w:rsidR="006F16D2" w:rsidRDefault="006F16D2" w:rsidP="00131061">
      <w:pPr xmlns:w="http://schemas.openxmlformats.org/wordprocessingml/2006/main">
        <w:pStyle w:val="Heading4"/>
      </w:pPr>
      <w:r xmlns:w="http://schemas.openxmlformats.org/wordprocessingml/2006/main">
        <w:t xml:space="preserve">Heading shape:</w:t>
      </w:r>
    </w:p>
    <w:p w14:paraId="168227EE" w14:textId="77777777" w:rsidR="006F16D2" w:rsidRDefault="006F16D2" w:rsidP="00B72B5C">
      <w:r>
        <w:tab/>
      </w:r>
    </w:p>
    <w:p w14:paraId="1A428425" w14:textId="2CC13248" w:rsidR="006F16D2" w:rsidRDefault="00F32F2E" w:rsidP="00B72B5C">
      <w:r>
        <w:rPr>
          <w:noProof/>
        </w:rPr>
        <w:drawing>
          <wp:inline distT="0" distB="0" distL="0" distR="0" wp14:anchorId="06CF045C" wp14:editId="39EA4188">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4D43924" w14:textId="77777777" w:rsidR="000F0C3F" w:rsidRDefault="000F0C3F" w:rsidP="00B72B5C">
      <w:r xmlns:w="http://schemas.openxmlformats.org/wordprocessingml/2006/main">
        <w:tab xmlns:w="http://schemas.openxmlformats.org/wordprocessingml/2006/main"/>
      </w:r>
      <w:r xmlns:w="http://schemas.openxmlformats.org/wordprocessingml/2006/main" w:rsidRPr="00934234">
        <w:rPr>
          <w:b/>
        </w:rPr>
        <w:t xml:space="preserve">Ghi chú: </w:t>
      </w:r>
      <w:r xmlns:w="http://schemas.openxmlformats.org/wordprocessingml/2006/main">
        <w:t xml:space="preserve">Hiện tại trong Graph Viewer chưa có thời gian thực thi của mã nguồn bên ngoài vi</w:t>
      </w:r>
    </w:p>
    <w:p w14:paraId="5CA0C84F" w14:textId="77777777" w:rsidR="00934234" w:rsidRDefault="00934234" w:rsidP="00B72B5C"/>
    <w:p w14:paraId="1F315B50" w14:textId="77777777" w:rsidR="00B72B5C" w:rsidRDefault="00934234" w:rsidP="005A5091">
      <w:pPr xmlns:w="http://schemas.openxmlformats.org/wordprocessingml/2006/main">
        <w:pStyle w:val="Heading4"/>
      </w:pPr>
      <w:r xmlns:w="http://schemas.openxmlformats.org/wordprocessingml/2006/main">
        <w:t xml:space="preserve">Lý do cập nhật Phiên bản MATLAB lên MATLAB R2017b</w:t>
      </w:r>
    </w:p>
    <w:p w14:paraId="4388D305" w14:textId="77777777" w:rsidR="005A5091" w:rsidRPr="005A5091" w:rsidRDefault="003A7BFF" w:rsidP="005A5091">
      <w:r xmlns:w="http://schemas.openxmlformats.org/wordprocessingml/2006/main">
        <w:t xml:space="preserve">Do thiếu chức năng trong MATLAB R2014a. Đã xảy ra lỗi khi sử dụng Graph Viewer. Bằng cách sử dụng MATLAB R2017b, chúng ta có thể sử dụng lại các tính năng tốt của Graph Viewer hiện tại của ECPILS. Ngoài ra, phiên bản MATLAB mới tiện lợi hơn cho người dùng.</w:t>
      </w:r>
    </w:p>
    <w:p w14:paraId="7314412D" w14:textId="77777777" w:rsidR="003A7BFF" w:rsidRDefault="003A7BFF" w:rsidP="00B72B5C"/>
    <w:p w14:paraId="6B155DCC" w14:textId="77777777" w:rsidR="003A7BFF" w:rsidRPr="00F32F2E" w:rsidRDefault="005A5091" w:rsidP="005A5091">
      <w:pPr xmlns:w="http://schemas.openxmlformats.org/wordprocessingml/2006/main">
        <w:pStyle w:val="Heading4"/>
        <w:rPr>
          <w:strike/>
        </w:rPr>
      </w:pPr>
      <w:commentRangeStart xmlns:w="http://schemas.openxmlformats.org/wordprocessingml/2006/main" w:id="21"/>
      <w:r xmlns:w="http://schemas.openxmlformats.org/wordprocessingml/2006/main" w:rsidRPr="00F32F2E">
        <w:rPr>
          <w:strike/>
        </w:rPr>
        <w:t xml:space="preserve">Đã cập nhật luồng MATLAB R2017b để giải quyết sự cố liên quan đến sự cố MATLAB khi thực thi vHILS</w:t>
      </w:r>
    </w:p>
    <w:p w14:paraId="2DBC3E17" w14:textId="77777777" w:rsidR="003A7BFF" w:rsidRPr="00F32F2E" w:rsidRDefault="00934234" w:rsidP="00934234">
      <w:pPr xmlns:w="http://schemas.openxmlformats.org/wordprocessingml/2006/main">
        <w:pStyle w:val="ListParagraph"/>
        <w:numPr>
          <w:ilvl w:val="0"/>
          <w:numId w:val="15"/>
        </w:numPr>
        <w:rPr>
          <w:strike/>
        </w:rPr>
      </w:pPr>
      <w:r xmlns:w="http://schemas.openxmlformats.org/wordprocessingml/2006/main" w:rsidRPr="00F32F2E">
        <w:rPr>
          <w:strike/>
        </w:rPr>
        <w:t xml:space="preserve">Không thể biến quy trình MATLAB hiện tại thành máy chủ Tự động hóa bằng cách sử dụng lệnh enable_service(“AutomationServer”, false). Nó sẽ mở một Máy chủ tự động hóa mới để ngăn chặn xung đột.</w:t>
      </w:r>
    </w:p>
    <w:p w14:paraId="29A6D03F" w14:textId="40A99A8D" w:rsidR="00F32F2E" w:rsidRPr="00F32F2E" w:rsidRDefault="005A5091" w:rsidP="00934234">
      <w:pPr xmlns:w="http://schemas.openxmlformats.org/wordprocessingml/2006/main">
        <w:pStyle w:val="ListParagraph"/>
        <w:numPr>
          <w:ilvl w:val="0"/>
          <w:numId w:val="15"/>
        </w:numPr>
        <w:rPr>
          <w:strike/>
        </w:rPr>
      </w:pPr>
      <w:r xmlns:w="http://schemas.openxmlformats.org/wordprocessingml/2006/main" w:rsidRPr="00F32F2E">
        <w:rPr>
          <w:strike/>
        </w:rPr>
        <w:t xml:space="preserve">Trong vHILS_testbench_sample.py, hãy đợi cho đến khi mô hình thực thi đóng rồi đóng VLAB. Lý do: nếu đóng VLAB thì mô hình thực thi cũng đóng. Sau đó, người dùng không thể nhìn thấy kết quả.</w:t>
      </w:r>
      <w:commentRangeEnd xmlns:w="http://schemas.openxmlformats.org/wordprocessingml/2006/main" w:id="21"/>
      <w:r xmlns:w="http://schemas.openxmlformats.org/wordprocessingml/2006/main" w:rsidR="00F32F2E">
        <w:rPr>
          <w:rStyle w:val="CommentReference"/>
        </w:rPr>
        <w:commentReference xmlns:w="http://schemas.openxmlformats.org/wordprocessingml/2006/main" w:id="21"/>
      </w:r>
    </w:p>
    <w:p w14:paraId="576EB577" w14:textId="067A738A" w:rsidR="00F32F2E" w:rsidRDefault="00F32F2E" w:rsidP="00A615FB">
      <w:pPr xmlns:w="http://schemas.openxmlformats.org/wordprocessingml/2006/main">
        <w:pStyle w:val="Heading4"/>
      </w:pPr>
      <w:r xmlns:w="http://schemas.openxmlformats.org/wordprocessingml/2006/main">
        <w:t xml:space="preserve">Đã cập nhật chế độ xem biểu đồ để giải quyết sự cố thực thi nhỏ</w:t>
      </w:r>
    </w:p>
    <w:p w14:paraId="21BA43BC" w14:textId="01C53C2C" w:rsidR="00F32F2E" w:rsidRDefault="00F32F2E" w:rsidP="00F32F2E">
      <w:pPr>
        <w:spacing w:after="0" w:line="240" w:lineRule="auto"/>
        <w:textAlignment w:val="baseline"/>
        <w:rPr>
          <w:rFonts w:ascii="Segoe UI" w:eastAsia="Times New Roman" w:hAnsi="Segoe UI" w:cs="Segoe UI"/>
          <w:b/>
          <w:bCs/>
          <w:color w:val="242424"/>
          <w:sz w:val="21"/>
          <w:szCs w:val="21"/>
          <w:lang w:val="x-none"/>
        </w:rPr>
      </w:pPr>
    </w:p>
    <w:p w14:paraId="06A2124B" w14:textId="17802DA5" w:rsidR="00F32F2E" w:rsidRPr="00A615FB" w:rsidRDefault="00F32F2E" w:rsidP="00F32F2E">
      <w:pPr xmlns:w="http://schemas.openxmlformats.org/wordprocessingml/2006/main">
        <w:spacing w:after="0" w:line="240" w:lineRule="auto"/>
        <w:textAlignment w:val="baseline"/>
        <w:rPr>
          <w:rFonts w:ascii="Segoe UI" w:eastAsia="Times New Roman" w:hAnsi="Segoe UI" w:cs="Segoe UI"/>
          <w:color w:val="242424"/>
          <w:sz w:val="21"/>
          <w:szCs w:val="21"/>
        </w:rPr>
      </w:pPr>
      <w:r xmlns:w="http://schemas.openxmlformats.org/wordprocessingml/2006/main" w:rsidRPr="00A615FB">
        <w:rPr>
          <w:rFonts w:ascii="Segoe UI" w:eastAsia="Times New Roman" w:hAnsi="Segoe UI" w:cs="Segoe UI"/>
          <w:color w:val="242424"/>
          <w:sz w:val="21"/>
          <w:szCs w:val="21"/>
        </w:rPr>
        <w:t xml:space="preserve">Để giải quyết vấn đề này, </w:t>
      </w:r>
      <w:r xmlns:w="http://schemas.openxmlformats.org/wordprocessingml/2006/main" w:rsidR="00A615FB" w:rsidRPr="00A615FB">
        <w:rPr>
          <w:rStyle w:val="normaltextrun"/>
          <w:rFonts w:ascii="Segoe UI" w:hAnsi="Segoe UI" w:cs="Segoe UI"/>
          <w:color w:val="242424"/>
          <w:sz w:val="21"/>
          <w:szCs w:val="21"/>
          <w:bdr w:val="none" w:sz="0" w:space="0" w:color="auto" w:frame="1"/>
          <w:lang w:val="x-none"/>
        </w:rPr>
        <w:t xml:space="preserve">chúng tôi đã giải phóng thời gian thực thi của hệ thống con trong thuật toán người dùng.</w:t>
      </w:r>
    </w:p>
    <w:p w14:paraId="16F57DF1" w14:textId="77777777" w:rsidR="00A615FB" w:rsidRDefault="00A615FB" w:rsidP="00F32F2E">
      <w:pPr>
        <w:spacing w:after="0" w:line="240" w:lineRule="auto"/>
        <w:textAlignment w:val="baseline"/>
        <w:rPr>
          <w:rFonts w:ascii="Segoe UI" w:eastAsia="Times New Roman" w:hAnsi="Segoe UI" w:cs="Segoe UI"/>
          <w:b/>
          <w:bCs/>
          <w:color w:val="242424"/>
          <w:sz w:val="21"/>
          <w:szCs w:val="21"/>
          <w:lang w:val="x-none"/>
        </w:rPr>
      </w:pPr>
    </w:p>
    <w:p w14:paraId="622767BA" w14:textId="2C6417E5"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rPr>
      </w:pPr>
      <w:r xmlns:w="http://schemas.openxmlformats.org/wordprocessingml/2006/main" w:rsidRPr="00F32F2E">
        <w:rPr>
          <w:rFonts w:ascii="Segoe UI" w:eastAsia="Times New Roman" w:hAnsi="Segoe UI" w:cs="Segoe UI"/>
          <w:b/>
          <w:bCs/>
          <w:color w:val="242424"/>
          <w:sz w:val="21"/>
          <w:szCs w:val="21"/>
          <w:lang w:val="x-none"/>
        </w:rPr>
        <w:t xml:space="preserve">Nguyên:</w:t>
      </w:r>
      <w:r xmlns:w="http://schemas.openxmlformats.org/wordprocessingml/2006/main" w:rsidRPr="00F32F2E">
        <w:rPr>
          <w:rFonts w:ascii="Segoe UI" w:eastAsia="Times New Roman" w:hAnsi="Segoe UI" w:cs="Segoe UI"/>
          <w:color w:val="242424"/>
          <w:sz w:val="21"/>
          <w:szCs w:val="21"/>
        </w:rPr>
        <w:t xml:space="preserve"> </w:t>
      </w:r>
    </w:p>
    <w:p w14:paraId="1CC33439"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hint="eastAsia"/>
          <w:sz w:val="22"/>
        </w:rPr>
      </w:pPr>
      <w:r xmlns:w="http://schemas.openxmlformats.org/wordprocessingml/2006/main" w:rsidRPr="00F32F2E">
        <w:rPr>
          <w:rFonts w:ascii="Segoe UI" w:eastAsia="Times New Roman" w:hAnsi="Segoe UI" w:cs="Segoe UI"/>
          <w:color w:val="242424"/>
          <w:sz w:val="21"/>
          <w:szCs w:val="21"/>
        </w:rPr>
        <w:t xml:space="preserve"> </w:t>
      </w:r>
    </w:p>
    <w:p w14:paraId="07B72688" w14:textId="3472AF2B" w:rsidR="00F32F2E" w:rsidRPr="00F32F2E" w:rsidRDefault="00F32F2E" w:rsidP="00F32F2E">
      <w:pPr>
        <w:shd w:val="clear" w:color="auto" w:fill="FFFFFF"/>
        <w:spacing w:after="0" w:line="240" w:lineRule="auto"/>
        <w:rPr>
          <w:rFonts w:ascii="Calibri" w:eastAsia="Times New Roman" w:hAnsi="Calibri" w:cs="Calibri" w:hint="eastAsia"/>
          <w:color w:val="000000"/>
          <w:sz w:val="22"/>
          <w:lang w:eastAsia="en-US"/>
        </w:rPr>
      </w:pPr>
      <w:r w:rsidRPr="00F32F2E">
        <w:rPr>
          <w:noProof/>
        </w:rPr>
        <w:lastRenderedPageBreak/>
        <w:drawing>
          <wp:inline distT="0" distB="0" distL="0" distR="0" wp14:anchorId="6A9BFB90" wp14:editId="6A0A9E95">
            <wp:extent cx="5731510" cy="28714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184DEF3F"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rPr>
      </w:pPr>
      <w:r xmlns:w="http://schemas.openxmlformats.org/wordprocessingml/2006/main" w:rsidRPr="00F32F2E">
        <w:rPr>
          <w:rFonts w:ascii="Segoe UI" w:eastAsia="Times New Roman" w:hAnsi="Segoe UI" w:cs="Segoe UI"/>
          <w:color w:val="242424"/>
          <w:sz w:val="21"/>
          <w:szCs w:val="21"/>
        </w:rPr>
        <w:t xml:space="preserve"> </w:t>
      </w:r>
    </w:p>
    <w:p w14:paraId="00E01470"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hint="eastAsia"/>
          <w:sz w:val="22"/>
        </w:rPr>
      </w:pPr>
      <w:r xmlns:w="http://schemas.openxmlformats.org/wordprocessingml/2006/main" w:rsidRPr="00F32F2E">
        <w:rPr>
          <w:rFonts w:ascii="Segoe UI" w:eastAsia="Times New Roman" w:hAnsi="Segoe UI" w:cs="Segoe UI"/>
          <w:color w:val="242424"/>
          <w:sz w:val="21"/>
          <w:szCs w:val="21"/>
        </w:rPr>
        <w:t xml:space="preserve"> </w:t>
      </w:r>
    </w:p>
    <w:p w14:paraId="2F7CCA48"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hint="eastAsia"/>
          <w:sz w:val="22"/>
        </w:rPr>
      </w:pPr>
      <w:r xmlns:w="http://schemas.openxmlformats.org/wordprocessingml/2006/main" w:rsidRPr="00F32F2E">
        <w:rPr>
          <w:rFonts w:ascii="Segoe UI" w:eastAsia="Times New Roman" w:hAnsi="Segoe UI" w:cs="Segoe UI"/>
          <w:b/>
          <w:bCs/>
          <w:color w:val="242424"/>
          <w:sz w:val="21"/>
          <w:szCs w:val="21"/>
          <w:lang w:val="x-none"/>
        </w:rPr>
        <w:t xml:space="preserve">Cố định hình ảnh:</w:t>
      </w:r>
      <w:r xmlns:w="http://schemas.openxmlformats.org/wordprocessingml/2006/main" w:rsidRPr="00F32F2E">
        <w:rPr>
          <w:rFonts w:ascii="Segoe UI" w:eastAsia="Times New Roman" w:hAnsi="Segoe UI" w:cs="Segoe UI"/>
          <w:color w:val="242424"/>
          <w:sz w:val="21"/>
          <w:szCs w:val="21"/>
        </w:rPr>
        <w:t xml:space="preserve"> </w:t>
      </w:r>
    </w:p>
    <w:p w14:paraId="6168EB78" w14:textId="640B1763" w:rsidR="00F32F2E" w:rsidRPr="00F32F2E" w:rsidRDefault="00F32F2E" w:rsidP="00F32F2E">
      <w:pPr>
        <w:shd w:val="clear" w:color="auto" w:fill="FFFFFF"/>
        <w:spacing w:after="0" w:line="240" w:lineRule="auto"/>
        <w:rPr>
          <w:rFonts w:ascii="Calibri" w:eastAsia="Times New Roman" w:hAnsi="Calibri" w:cs="Calibri" w:hint="eastAsia"/>
          <w:color w:val="000000"/>
          <w:sz w:val="22"/>
          <w:lang w:eastAsia="en-US"/>
        </w:rPr>
      </w:pPr>
      <w:r w:rsidRPr="00F32F2E">
        <w:rPr>
          <w:noProof/>
        </w:rPr>
        <w:drawing>
          <wp:inline distT="0" distB="0" distL="0" distR="0" wp14:anchorId="7D0EC635" wp14:editId="268F570B">
            <wp:extent cx="5731510" cy="2865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11E5298"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rPr>
      </w:pPr>
      <w:r xmlns:w="http://schemas.openxmlformats.org/wordprocessingml/2006/main" w:rsidRPr="00F32F2E">
        <w:rPr>
          <w:rFonts w:ascii="Segoe UI" w:eastAsia="Times New Roman" w:hAnsi="Segoe UI" w:cs="Segoe UI"/>
          <w:color w:val="242424"/>
          <w:sz w:val="21"/>
          <w:szCs w:val="21"/>
        </w:rPr>
        <w:t xml:space="preserve"> </w:t>
      </w:r>
    </w:p>
    <w:p w14:paraId="3EC6B815" w14:textId="1C930A6F" w:rsidR="00F32F2E" w:rsidRPr="00A615FB" w:rsidRDefault="009B31AB" w:rsidP="00A615FB">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Pr>
          <w:rFonts w:ascii="Segoe UI" w:eastAsia="Times New Roman" w:hAnsi="Segoe UI" w:cs="Segoe UI"/>
          <w:color w:val="242424"/>
          <w:sz w:val="21"/>
          <w:szCs w:val="21"/>
          <w:lang w:eastAsia="en-US"/>
        </w:rPr>
        <w:t xml:space="preserve">Để khai thác nó, chúng ta tiến hành 2 bước:</w:t>
      </w:r>
    </w:p>
    <w:p w14:paraId="6890DE6F" w14:textId="6A375B58"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9B31AB">
        <w:rPr>
          <w:rFonts w:ascii="Segoe UI" w:eastAsia="Times New Roman" w:hAnsi="Segoe UI" w:cs="Segoe UI"/>
          <w:b/>
          <w:bCs/>
          <w:color w:val="242424"/>
          <w:sz w:val="21"/>
          <w:szCs w:val="21"/>
          <w:lang w:val="x-none" w:eastAsia="en-US"/>
        </w:rPr>
        <w:t xml:space="preserve">Bước 1: </w:t>
      </w:r>
      <w:r xmlns:w="http://schemas.openxmlformats.org/wordprocessingml/2006/main" w:rsidRPr="00F32F2E">
        <w:rPr>
          <w:rFonts w:ascii="Segoe UI" w:eastAsia="Times New Roman" w:hAnsi="Segoe UI" w:cs="Segoe UI"/>
          <w:color w:val="242424"/>
          <w:sz w:val="21"/>
          <w:szCs w:val="21"/>
          <w:lang w:val="x-none" w:eastAsia="en-US"/>
        </w:rPr>
        <w:t xml:space="preserve">Khắc phục sự cố hệ thống phụ trong bản gốc không được thực thi liên tục. Dưới đây là ví dụ:</w:t>
      </w:r>
      <w:r xmlns:w="http://schemas.openxmlformats.org/wordprocessingml/2006/main" w:rsidRPr="00F32F2E">
        <w:rPr>
          <w:rFonts w:ascii="Segoe UI" w:eastAsia="Times New Roman" w:hAnsi="Segoe UI" w:cs="Segoe UI"/>
          <w:color w:val="242424"/>
          <w:sz w:val="21"/>
          <w:szCs w:val="21"/>
          <w:lang w:eastAsia="en-US"/>
        </w:rPr>
        <w:t xml:space="preserve"> </w:t>
      </w:r>
    </w:p>
    <w:p w14:paraId="18B23C3E"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con1_function system ()</w:t>
      </w:r>
      <w:r xmlns:w="http://schemas.openxmlformats.org/wordprocessingml/2006/main" w:rsidRPr="00F32F2E">
        <w:rPr>
          <w:rFonts w:ascii="Segoe UI" w:eastAsia="Times New Roman" w:hAnsi="Segoe UI" w:cs="Segoe UI"/>
          <w:color w:val="242424"/>
          <w:sz w:val="21"/>
          <w:szCs w:val="21"/>
          <w:lang w:eastAsia="en-US"/>
        </w:rPr>
        <w:t xml:space="preserve"> </w:t>
      </w:r>
    </w:p>
    <w:p w14:paraId="08BDC9EE"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Hệ thống con2_function()</w:t>
      </w:r>
      <w:r xmlns:w="http://schemas.openxmlformats.org/wordprocessingml/2006/main" w:rsidRPr="00F32F2E">
        <w:rPr>
          <w:rFonts w:ascii="Segoe UI" w:eastAsia="Times New Roman" w:hAnsi="Segoe UI" w:cs="Segoe UI"/>
          <w:color w:val="242424"/>
          <w:sz w:val="21"/>
          <w:szCs w:val="21"/>
          <w:lang w:eastAsia="en-US"/>
        </w:rPr>
        <w:t xml:space="preserve"> </w:t>
      </w:r>
    </w:p>
    <w:p w14:paraId="73F853CC"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Con3_function() system</w:t>
      </w:r>
      <w:r xmlns:w="http://schemas.openxmlformats.org/wordprocessingml/2006/main" w:rsidRPr="00F32F2E">
        <w:rPr>
          <w:rFonts w:ascii="Segoe UI" w:eastAsia="Times New Roman" w:hAnsi="Segoe UI" w:cs="Segoe UI"/>
          <w:color w:val="242424"/>
          <w:sz w:val="21"/>
          <w:szCs w:val="21"/>
          <w:lang w:eastAsia="en-US"/>
        </w:rPr>
        <w:t xml:space="preserve"> </w:t>
      </w:r>
    </w:p>
    <w:p w14:paraId="18B3BCFC"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b/>
          <w:bCs/>
          <w:color w:val="242424"/>
          <w:sz w:val="21"/>
          <w:szCs w:val="21"/>
          <w:lang w:val="x-none" w:eastAsia="en-US"/>
        </w:rPr>
        <w:t xml:space="preserve">RLIN3_Send_function() -&gt; Chờ lâu.</w:t>
      </w:r>
      <w:r xmlns:w="http://schemas.openxmlformats.org/wordprocessingml/2006/main" w:rsidRPr="00F32F2E">
        <w:rPr>
          <w:rFonts w:ascii="Segoe UI" w:eastAsia="Times New Roman" w:hAnsi="Segoe UI" w:cs="Segoe UI"/>
          <w:color w:val="242424"/>
          <w:sz w:val="21"/>
          <w:szCs w:val="21"/>
          <w:lang w:eastAsia="en-US"/>
        </w:rPr>
        <w:t xml:space="preserve"> </w:t>
      </w:r>
    </w:p>
    <w:p w14:paraId="4265DD66"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Con4_function() system</w:t>
      </w:r>
      <w:r xmlns:w="http://schemas.openxmlformats.org/wordprocessingml/2006/main" w:rsidRPr="00F32F2E">
        <w:rPr>
          <w:rFonts w:ascii="Segoe UI" w:eastAsia="Times New Roman" w:hAnsi="Segoe UI" w:cs="Segoe UI"/>
          <w:color w:val="242424"/>
          <w:sz w:val="21"/>
          <w:szCs w:val="21"/>
          <w:lang w:eastAsia="en-US"/>
        </w:rPr>
        <w:t xml:space="preserve"> </w:t>
      </w:r>
    </w:p>
    <w:p w14:paraId="58EB6154"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eastAsia="en-US"/>
        </w:rPr>
        <w:t xml:space="preserve"> </w:t>
      </w:r>
    </w:p>
    <w:p w14:paraId="5901B419"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Sau đó, mặc dù tôi loại bỏ phần thừa giữa đầu (0ps -&gt; thời gian bắt đầu của khối đầu tiên) và đuôi. Còn dư thừa (RLIN3 Send_function ở giữa)</w:t>
      </w:r>
      <w:r xmlns:w="http://schemas.openxmlformats.org/wordprocessingml/2006/main" w:rsidRPr="00F32F2E">
        <w:rPr>
          <w:rFonts w:ascii="Segoe UI" w:eastAsia="Times New Roman" w:hAnsi="Segoe UI" w:cs="Segoe UI"/>
          <w:color w:val="242424"/>
          <w:sz w:val="21"/>
          <w:szCs w:val="21"/>
          <w:lang w:eastAsia="en-US"/>
        </w:rPr>
        <w:t xml:space="preserve"> </w:t>
      </w:r>
    </w:p>
    <w:p w14:paraId="31670218"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=&gt; Tôi đã giải quyết bằng cách thực hiện tất cả các thuật toán người dùng trước, sau đó tất cả chức năng Gửi RLIN3 sẽ thực hiện. Như sau:</w:t>
      </w:r>
      <w:r xmlns:w="http://schemas.openxmlformats.org/wordprocessingml/2006/main" w:rsidRPr="00F32F2E">
        <w:rPr>
          <w:rFonts w:ascii="Segoe UI" w:eastAsia="Times New Roman" w:hAnsi="Segoe UI" w:cs="Segoe UI"/>
          <w:color w:val="242424"/>
          <w:sz w:val="21"/>
          <w:szCs w:val="21"/>
          <w:lang w:eastAsia="en-US"/>
        </w:rPr>
        <w:t xml:space="preserve"> </w:t>
      </w:r>
    </w:p>
    <w:p w14:paraId="57C8127B"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eastAsia="en-US"/>
        </w:rPr>
        <w:t xml:space="preserve"> </w:t>
      </w:r>
    </w:p>
    <w:p w14:paraId="3179E8A1"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lastRenderedPageBreak xmlns:w="http://schemas.openxmlformats.org/wordprocessingml/2006/main"/>
      </w:r>
      <w:r xmlns:w="http://schemas.openxmlformats.org/wordprocessingml/2006/main" w:rsidRPr="00F32F2E">
        <w:rPr>
          <w:rFonts w:ascii="Segoe UI" w:eastAsia="Times New Roman" w:hAnsi="Segoe UI" w:cs="Segoe UI"/>
          <w:color w:val="242424"/>
          <w:sz w:val="21"/>
          <w:szCs w:val="21"/>
          <w:lang w:val="x-none" w:eastAsia="en-US"/>
        </w:rPr>
        <w:t xml:space="preserve">con1_function system ()</w:t>
      </w:r>
      <w:r xmlns:w="http://schemas.openxmlformats.org/wordprocessingml/2006/main" w:rsidRPr="00F32F2E">
        <w:rPr>
          <w:rFonts w:ascii="Segoe UI" w:eastAsia="Times New Roman" w:hAnsi="Segoe UI" w:cs="Segoe UI"/>
          <w:color w:val="242424"/>
          <w:sz w:val="21"/>
          <w:szCs w:val="21"/>
          <w:lang w:eastAsia="en-US"/>
        </w:rPr>
        <w:t xml:space="preserve"> </w:t>
      </w:r>
    </w:p>
    <w:p w14:paraId="2CDE2A34"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Hệ thống con2_function()</w:t>
      </w:r>
      <w:r xmlns:w="http://schemas.openxmlformats.org/wordprocessingml/2006/main" w:rsidRPr="00F32F2E">
        <w:rPr>
          <w:rFonts w:ascii="Segoe UI" w:eastAsia="Times New Roman" w:hAnsi="Segoe UI" w:cs="Segoe UI"/>
          <w:color w:val="242424"/>
          <w:sz w:val="21"/>
          <w:szCs w:val="21"/>
          <w:lang w:eastAsia="en-US"/>
        </w:rPr>
        <w:t xml:space="preserve"> </w:t>
      </w:r>
    </w:p>
    <w:p w14:paraId="6205CBD4"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Con3_function() system</w:t>
      </w:r>
      <w:r xmlns:w="http://schemas.openxmlformats.org/wordprocessingml/2006/main" w:rsidRPr="00F32F2E">
        <w:rPr>
          <w:rFonts w:ascii="Segoe UI" w:eastAsia="Times New Roman" w:hAnsi="Segoe UI" w:cs="Segoe UI"/>
          <w:color w:val="242424"/>
          <w:sz w:val="21"/>
          <w:szCs w:val="21"/>
          <w:lang w:eastAsia="en-US"/>
        </w:rPr>
        <w:t xml:space="preserve"> </w:t>
      </w:r>
    </w:p>
    <w:p w14:paraId="13697409"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Con4_function() system</w:t>
      </w:r>
      <w:r xmlns:w="http://schemas.openxmlformats.org/wordprocessingml/2006/main" w:rsidRPr="00F32F2E">
        <w:rPr>
          <w:rFonts w:ascii="Segoe UI" w:eastAsia="Times New Roman" w:hAnsi="Segoe UI" w:cs="Segoe UI"/>
          <w:color w:val="242424"/>
          <w:sz w:val="21"/>
          <w:szCs w:val="21"/>
          <w:lang w:eastAsia="en-US"/>
        </w:rPr>
        <w:t xml:space="preserve"> </w:t>
      </w:r>
    </w:p>
    <w:p w14:paraId="4F9545F3"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b/>
          <w:bCs/>
          <w:color w:val="242424"/>
          <w:sz w:val="21"/>
          <w:szCs w:val="21"/>
          <w:lang w:val="x-none" w:eastAsia="en-US"/>
        </w:rPr>
        <w:t xml:space="preserve">RLIN3_Send_function() -&gt; Chờ lâu.</w:t>
      </w:r>
      <w:r xmlns:w="http://schemas.openxmlformats.org/wordprocessingml/2006/main" w:rsidRPr="00F32F2E">
        <w:rPr>
          <w:rFonts w:ascii="Segoe UI" w:eastAsia="Times New Roman" w:hAnsi="Segoe UI" w:cs="Segoe UI"/>
          <w:color w:val="242424"/>
          <w:sz w:val="21"/>
          <w:szCs w:val="21"/>
          <w:lang w:eastAsia="en-US"/>
        </w:rPr>
        <w:t xml:space="preserve"> </w:t>
      </w:r>
    </w:p>
    <w:p w14:paraId="2CA95C76"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eastAsia="en-US"/>
        </w:rPr>
        <w:t xml:space="preserve"> </w:t>
      </w:r>
    </w:p>
    <w:p w14:paraId="784CE4E5" w14:textId="77777777"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F32F2E">
        <w:rPr>
          <w:rFonts w:ascii="Segoe UI" w:eastAsia="Times New Roman" w:hAnsi="Segoe UI" w:cs="Segoe UI"/>
          <w:color w:val="242424"/>
          <w:sz w:val="21"/>
          <w:szCs w:val="21"/>
          <w:lang w:val="x-none" w:eastAsia="en-US"/>
        </w:rPr>
        <w:t xml:space="preserve">Cách thực hiện: set khối User_Algorithms (connected with the external block) thành khối nguyên tử.</w:t>
      </w:r>
      <w:r xmlns:w="http://schemas.openxmlformats.org/wordprocessingml/2006/main" w:rsidRPr="00F32F2E">
        <w:rPr>
          <w:rFonts w:ascii="Segoe UI" w:eastAsia="Times New Roman" w:hAnsi="Segoe UI" w:cs="Segoe UI"/>
          <w:color w:val="242424"/>
          <w:sz w:val="21"/>
          <w:szCs w:val="21"/>
          <w:lang w:eastAsia="en-US"/>
        </w:rPr>
        <w:t xml:space="preserve"> </w:t>
      </w:r>
    </w:p>
    <w:p w14:paraId="38F610B7" w14:textId="39BED763" w:rsidR="00F32F2E" w:rsidRPr="00F32F2E" w:rsidRDefault="00F32F2E" w:rsidP="00F32F2E">
      <w:pPr>
        <w:shd w:val="clear" w:color="auto" w:fill="FFFFFF"/>
        <w:spacing w:after="0" w:line="240" w:lineRule="auto"/>
        <w:rPr>
          <w:rFonts w:ascii="Calibri" w:eastAsia="Times New Roman" w:hAnsi="Calibri" w:cs="Calibri"/>
          <w:color w:val="000000"/>
          <w:sz w:val="22"/>
          <w:lang w:eastAsia="en-US"/>
        </w:rPr>
      </w:pPr>
      <w:r w:rsidRPr="00F32F2E">
        <w:rPr>
          <w:noProof/>
        </w:rPr>
        <w:drawing>
          <wp:inline distT="0" distB="0" distL="0" distR="0" wp14:anchorId="3AD6EBF8" wp14:editId="64B974B3">
            <wp:extent cx="5731510" cy="2779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52EC0922" w14:textId="2831391C" w:rsidR="00F32F2E" w:rsidRPr="00F32F2E" w:rsidRDefault="00F32F2E" w:rsidP="00F32F2E">
      <w:pPr xmlns:w="http://schemas.openxmlformats.org/wordprocessingml/2006/main">
        <w:spacing w:after="0" w:line="240" w:lineRule="auto"/>
        <w:textAlignment w:val="baseline"/>
        <w:rPr>
          <w:rFonts w:ascii="Calibri" w:eastAsia="Times New Roman" w:hAnsi="Calibri" w:cs="Calibri"/>
          <w:sz w:val="22"/>
          <w:lang w:eastAsia="en-US"/>
        </w:rPr>
      </w:pPr>
      <w:r xmlns:w="http://schemas.openxmlformats.org/wordprocessingml/2006/main" w:rsidRPr="009B31AB">
        <w:rPr>
          <w:rFonts w:ascii="Segoe UI" w:eastAsia="Times New Roman" w:hAnsi="Segoe UI" w:cs="Segoe UI"/>
          <w:b/>
          <w:bCs/>
          <w:color w:val="242424"/>
          <w:sz w:val="21"/>
          <w:szCs w:val="21"/>
          <w:lang w:val="x-none" w:eastAsia="en-US"/>
        </w:rPr>
        <w:t xml:space="preserve">Bước 2: </w:t>
      </w:r>
      <w:r xmlns:w="http://schemas.openxmlformats.org/wordprocessingml/2006/main" w:rsidRPr="00F32F2E">
        <w:rPr>
          <w:rFonts w:ascii="Segoe UI" w:eastAsia="Times New Roman" w:hAnsi="Segoe UI" w:cs="Segoe UI"/>
          <w:color w:val="242424"/>
          <w:sz w:val="21"/>
          <w:szCs w:val="21"/>
          <w:lang w:val="x-none" w:eastAsia="en-US"/>
        </w:rPr>
        <w:t xml:space="preserve">Sau khi chọn chức năng hệ thống con chạy liên tục, chúng ta loại bỏ phần đầu và phần đuôi như bạn thấy trong cấu hình cố định.</w:t>
      </w:r>
      <w:r xmlns:w="http://schemas.openxmlformats.org/wordprocessingml/2006/main" w:rsidRPr="00F32F2E">
        <w:rPr>
          <w:rFonts w:ascii="Segoe UI" w:eastAsia="Times New Roman" w:hAnsi="Segoe UI" w:cs="Segoe UI"/>
          <w:color w:val="242424"/>
          <w:sz w:val="21"/>
          <w:szCs w:val="21"/>
          <w:lang w:eastAsia="en-US"/>
        </w:rPr>
        <w:t xml:space="preserve"> </w:t>
      </w:r>
    </w:p>
    <w:p w14:paraId="7023AF8D" w14:textId="77777777" w:rsidR="00F32F2E" w:rsidRDefault="00F32F2E"/>
    <w:p w14:paraId="459AE57E" w14:textId="4D3472C4" w:rsidR="00F32F2E" w:rsidRDefault="00F32F2E">
      <w:r>
        <w:br w:type="page"/>
      </w:r>
    </w:p>
    <w:p w14:paraId="4CA713A6" w14:textId="77777777" w:rsidR="003A7BFF" w:rsidRPr="00B72B5C" w:rsidRDefault="003A7BFF" w:rsidP="00934234">
      <w:pPr>
        <w:pStyle w:val="ListParagraph"/>
        <w:numPr>
          <w:ilvl w:val="0"/>
          <w:numId w:val="15"/>
        </w:numPr>
      </w:pPr>
    </w:p>
    <w:p w14:paraId="7F8FDD32" w14:textId="77777777" w:rsidR="00633C1A" w:rsidRDefault="00423C00" w:rsidP="00423C00">
      <w:pPr xmlns:w="http://schemas.openxmlformats.org/wordprocessingml/2006/main">
        <w:pStyle w:val="Heading3"/>
      </w:pPr>
      <w:r xmlns:w="http://schemas.openxmlformats.org/wordprocessingml/2006/main">
        <w:t xml:space="preserve">Giới hạn đối với phương pháp đo lường hiện tại</w:t>
      </w:r>
    </w:p>
    <w:p w14:paraId="4D25BEF9" w14:textId="77777777" w:rsidR="00633C1A" w:rsidRDefault="00633C1A" w:rsidP="00633C1A"/>
    <w:p w14:paraId="3C1C4161" w14:textId="77777777" w:rsidR="00633C1A" w:rsidRPr="00050989" w:rsidRDefault="00050989" w:rsidP="00050989">
      <w:pPr xmlns:w="http://schemas.openxmlformats.org/wordprocessingml/2006/main">
        <w:rPr>
          <w:b/>
        </w:rPr>
      </w:pPr>
      <w:r xmlns:w="http://schemas.openxmlformats.org/wordprocessingml/2006/main" w:rsidRPr="00050989">
        <w:rPr>
          <w:b/>
        </w:rPr>
        <w:t xml:space="preserve">1. Tên của các khối được đo phải là duy nhất. (Sẽ tìm giải pháp trong tương lai)</w:t>
      </w:r>
    </w:p>
    <w:p w14:paraId="230507CC" w14:textId="77777777" w:rsidR="00633C1A" w:rsidRDefault="00633C1A">
      <w:r xmlns:w="http://schemas.openxmlformats.org/wordprocessingml/2006/main">
        <w:t xml:space="preserve">Lý do: Phương pháp hiện tại để lấy hàm được tạo cho khối được đo đang sử dụng thông tin trong nhận xét. Bình luận của nó chỉ có tên Hệ thống con. Sau đó, không thể xác định khối đã được đo mục tiêu bằng đường dẫn đầy đủ của Hệ thống con.</w:t>
      </w:r>
    </w:p>
    <w:p w14:paraId="1308E39F" w14:textId="77777777" w:rsidR="00156DE3" w:rsidRDefault="00156DE3">
      <w:r>
        <w:br w:type="page"/>
      </w:r>
    </w:p>
    <w:p w14:paraId="5710FB50" w14:textId="77777777" w:rsidR="00A526D5" w:rsidRPr="00734B65" w:rsidRDefault="006854BE" w:rsidP="00734B65">
      <w:pPr xmlns:w="http://schemas.openxmlformats.org/wordprocessingml/2006/main">
        <w:pStyle w:val="Heading2"/>
      </w:pPr>
      <w:bookmarkStart xmlns:w="http://schemas.openxmlformats.org/wordprocessingml/2006/main" w:id="22" w:name="_Toc56953561"/>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588608" behindDoc="0" locked="0" layoutInCell="1" allowOverlap="1" wp14:anchorId="72E22A3E" wp14:editId="697B8049">
            <wp:simplePos x="0" y="0"/>
            <wp:positionH relativeFrom="margin">
              <wp:posOffset>112367</wp:posOffset>
            </wp:positionH>
            <wp:positionV relativeFrom="paragraph">
              <wp:posOffset>361564</wp:posOffset>
            </wp:positionV>
            <wp:extent cx="5612130" cy="3940810"/>
            <wp:effectExtent l="0" t="0" r="7620" b="254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612130" cy="3940810"/>
                    </a:xfrm>
                    <a:prstGeom prst="rect">
                      <a:avLst/>
                    </a:prstGeom>
                  </pic:spPr>
                </pic:pic>
              </a:graphicData>
            </a:graphic>
            <wp14:sizeRelH relativeFrom="page">
              <wp14:pctWidth>0</wp14:pctWidth>
            </wp14:sizeRelH>
            <wp14:sizeRelV relativeFrom="page">
              <wp14:pctHeight>0</wp14:pctHeight>
            </wp14:sizeRelV>
          </wp:anchor>
        </w:drawing>
      </w:r>
      <w:r xmlns:w="http://schemas.openxmlformats.org/wordprocessingml/2006/main" w:rsidR="00A526D5" w:rsidRPr="00734B65">
        <w:t xml:space="preserve">vHILS GUI</w:t>
      </w:r>
      <w:bookmarkEnd xmlns:w="http://schemas.openxmlformats.org/wordprocessingml/2006/main" w:id="22"/>
    </w:p>
    <w:p w14:paraId="418620E0" w14:textId="77777777" w:rsidR="00654489" w:rsidRDefault="00654489">
      <w:pPr>
        <w:rPr>
          <w:rFonts w:cs="Times New Roman"/>
        </w:rPr>
      </w:pPr>
    </w:p>
    <w:p w14:paraId="51A81208" w14:textId="77777777" w:rsidR="00430B49" w:rsidRPr="00430B49" w:rsidRDefault="00430B49" w:rsidP="00430B49">
      <w:pPr xmlns:w="http://schemas.openxmlformats.org/wordprocessingml/2006/main">
        <w:pStyle w:val="Caption"/>
        <w:keepNext/>
      </w:pPr>
      <w:r xmlns:w="http://schemas.openxmlformats.org/wordprocessingml/2006/main">
        <w:t xml:space="preserve">cái bàn</w:t>
      </w:r>
      <w:fldSimple xmlns:w="http://schemas.openxmlformats.org/wordprocessingml/2006/main" w:instr=" STYLEREF 1 \s ">
        <w:r w:rsidR="005B33DA">
          <w:rPr>
            <w:noProof/>
          </w:rPr>
          <w:t>3</w:t>
        </w:r>
      </w:fldSimple>
      <w:r xmlns:w="http://schemas.openxmlformats.org/wordprocessingml/2006/main" w:rsidR="002D48E3">
        <w:noBreakHyphen xmlns:w="http://schemas.openxmlformats.org/wordprocessingml/2006/main"/>
      </w:r>
      <w:fldSimple xmlns:w="http://schemas.openxmlformats.org/wordprocessingml/2006/main" w:instr=" SEQ Table \* ARABIC \s 1 ">
        <w:r w:rsidR="005B33DA">
          <w:rPr>
            <w:noProof/>
          </w:rPr>
          <w:t>1</w:t>
        </w:r>
      </w:fldSimple>
      <w:r xmlns:w="http://schemas.openxmlformats.org/wordprocessingml/2006/main">
        <w:t xml:space="preserve"> </w:t>
      </w:r>
      <w:r xmlns:w="http://schemas.openxmlformats.org/wordprocessingml/2006/main">
        <w:rPr>
          <w:rFonts w:cs="Times New Roman"/>
        </w:rPr>
        <w:t xml:space="preserve">Mô tả món hàng</w:t>
      </w:r>
    </w:p>
    <w:tbl>
      <w:tblPr>
        <w:tblStyle w:val="TableGrid"/>
        <w:tblW w:w="0" w:type="auto"/>
        <w:tblLook w:val="04A0" w:firstRow="1" w:lastRow="0" w:firstColumn="1" w:lastColumn="0" w:noHBand="0" w:noVBand="1"/>
      </w:tblPr>
      <w:tblGrid>
        <w:gridCol w:w="2178"/>
        <w:gridCol w:w="4621"/>
      </w:tblGrid>
      <w:tr w:rsidR="00654489" w14:paraId="35ADEE21" w14:textId="77777777" w:rsidTr="00C62C96">
        <w:tc>
          <w:tcPr>
            <w:tcW w:w="2178" w:type="dxa"/>
            <w:shd w:val="clear" w:color="auto" w:fill="A6A6A6" w:themeFill="background1" w:themeFillShade="A6"/>
          </w:tcPr>
          <w:p w14:paraId="37C8A2E2" w14:textId="77777777" w:rsidR="00654489" w:rsidRDefault="00430B49">
            <w:pPr xmlns:w="http://schemas.openxmlformats.org/wordprocessingml/2006/main">
              <w:rPr>
                <w:rFonts w:cs="Times New Roman"/>
              </w:rPr>
            </w:pPr>
            <w:r xmlns:w="http://schemas.openxmlformats.org/wordprocessingml/2006/main">
              <w:rPr>
                <w:rFonts w:cs="Times New Roman"/>
              </w:rPr>
              <w:t xml:space="preserve">Tên mục</w:t>
            </w:r>
          </w:p>
        </w:tc>
        <w:tc>
          <w:tcPr>
            <w:tcW w:w="4621" w:type="dxa"/>
            <w:shd w:val="clear" w:color="auto" w:fill="A6A6A6" w:themeFill="background1" w:themeFillShade="A6"/>
          </w:tcPr>
          <w:p w14:paraId="271D9A1C" w14:textId="77777777" w:rsidR="00654489" w:rsidRDefault="00654489">
            <w:pPr xmlns:w="http://schemas.openxmlformats.org/wordprocessingml/2006/main">
              <w:rPr>
                <w:rFonts w:cs="Times New Roman"/>
              </w:rPr>
            </w:pPr>
            <w:r xmlns:w="http://schemas.openxmlformats.org/wordprocessingml/2006/main">
              <w:rPr>
                <w:rFonts w:cs="Times New Roman"/>
              </w:rPr>
              <w:t xml:space="preserve">Sự miêu tả</w:t>
            </w:r>
          </w:p>
        </w:tc>
      </w:tr>
      <w:tr w:rsidR="00654489" w14:paraId="164C1EC0" w14:textId="77777777" w:rsidTr="00654489">
        <w:tc>
          <w:tcPr>
            <w:tcW w:w="2178" w:type="dxa"/>
          </w:tcPr>
          <w:p w14:paraId="6C95262D" w14:textId="77777777" w:rsidR="00654489" w:rsidRDefault="00430B49">
            <w:pPr xmlns:w="http://schemas.openxmlformats.org/wordprocessingml/2006/main">
              <w:rPr>
                <w:rFonts w:cs="Times New Roman"/>
              </w:rPr>
            </w:pPr>
            <w:r xmlns:w="http://schemas.openxmlformats.org/wordprocessingml/2006/main">
              <w:rPr>
                <w:rFonts w:cs="Times New Roman"/>
              </w:rPr>
              <w:t xml:space="preserve">Cygwin Path</w:t>
            </w:r>
          </w:p>
        </w:tc>
        <w:tc>
          <w:tcPr>
            <w:tcW w:w="4621" w:type="dxa"/>
          </w:tcPr>
          <w:p w14:paraId="30E68369" w14:textId="77777777" w:rsidR="00654489" w:rsidRDefault="00063ABE">
            <w:pPr xmlns:w="http://schemas.openxmlformats.org/wordprocessingml/2006/main">
              <w:rPr>
                <w:rFonts w:cs="Times New Roman"/>
              </w:rPr>
            </w:pPr>
            <w:r xmlns:w="http://schemas.openxmlformats.org/wordprocessingml/2006/main" w:rsidRPr="00063ABE">
              <w:rPr>
                <w:rFonts w:cs="Times New Roman"/>
              </w:rPr>
              <w:t xml:space="preserve">Can run file make</w:t>
            </w:r>
          </w:p>
        </w:tc>
      </w:tr>
      <w:tr w:rsidR="00654489" w14:paraId="39DF7600" w14:textId="77777777" w:rsidTr="00654489">
        <w:tc>
          <w:tcPr>
            <w:tcW w:w="2178" w:type="dxa"/>
          </w:tcPr>
          <w:p w14:paraId="014469CB" w14:textId="77777777" w:rsidR="00654489" w:rsidRDefault="00430B49">
            <w:pPr xmlns:w="http://schemas.openxmlformats.org/wordprocessingml/2006/main">
              <w:rPr>
                <w:rFonts w:cs="Times New Roman"/>
              </w:rPr>
            </w:pPr>
            <w:r xmlns:w="http://schemas.openxmlformats.org/wordprocessingml/2006/main">
              <w:rPr>
                <w:rFonts w:cs="Times New Roman"/>
              </w:rPr>
              <w:t xml:space="preserve">VLAB path</w:t>
            </w:r>
          </w:p>
        </w:tc>
        <w:tc>
          <w:tcPr>
            <w:tcW w:w="4621" w:type="dxa"/>
          </w:tcPr>
          <w:p w14:paraId="389B5382" w14:textId="77777777" w:rsidR="00654489" w:rsidRDefault="006E1BBB">
            <w:pPr xmlns:w="http://schemas.openxmlformats.org/wordprocessingml/2006/main">
              <w:rPr>
                <w:rFonts w:cs="Times New Roman"/>
              </w:rPr>
            </w:pPr>
            <w:r xmlns:w="http://schemas.openxmlformats.org/wordprocessingml/2006/main" w:rsidRPr="006E1BBB">
              <w:rPr>
                <w:rFonts w:cs="Times New Roman"/>
              </w:rPr>
              <w:t xml:space="preserve">VLAB path</w:t>
            </w:r>
          </w:p>
        </w:tc>
      </w:tr>
      <w:tr w:rsidR="00C62C96" w14:paraId="7B6AD8C7" w14:textId="77777777" w:rsidTr="00654489">
        <w:tc>
          <w:tcPr>
            <w:tcW w:w="2178" w:type="dxa"/>
          </w:tcPr>
          <w:p w14:paraId="4CBE9FC9" w14:textId="77777777" w:rsidR="00C62C96" w:rsidRDefault="00C62C96" w:rsidP="006854BE">
            <w:pPr xmlns:w="http://schemas.openxmlformats.org/wordprocessingml/2006/main">
              <w:rPr>
                <w:rFonts w:cs="Times New Roman"/>
              </w:rPr>
            </w:pPr>
            <w:r xmlns:w="http://schemas.openxmlformats.org/wordprocessingml/2006/main">
              <w:rPr>
                <w:rFonts w:cs="Times New Roman"/>
              </w:rPr>
              <w:t xml:space="preserve">IDE mode</w:t>
            </w:r>
          </w:p>
        </w:tc>
        <w:tc>
          <w:tcPr>
            <w:tcW w:w="4621" w:type="dxa"/>
          </w:tcPr>
          <w:p w14:paraId="4804CE4A" w14:textId="77777777" w:rsidR="00C62C96" w:rsidRDefault="00C62C96" w:rsidP="006854BE">
            <w:pPr xmlns:w="http://schemas.openxmlformats.org/wordprocessingml/2006/main">
              <w:rPr>
                <w:rFonts w:cs="Times New Roman"/>
              </w:rPr>
            </w:pPr>
            <w:r xmlns:w="http://schemas.openxmlformats.org/wordprocessingml/2006/main" w:rsidRPr="006E1BBB">
              <w:rPr>
                <w:rFonts w:cs="Times New Roman"/>
              </w:rPr>
              <w:t xml:space="preserve">Tạo mới hoặc Mở dự án hiện có. Hiện tại, chỉ có việc tạo dự án được thực hiện.</w:t>
            </w:r>
          </w:p>
        </w:tc>
      </w:tr>
      <w:tr w:rsidR="00C62C96" w14:paraId="3BD905F4" w14:textId="77777777" w:rsidTr="00654489">
        <w:tc>
          <w:tcPr>
            <w:tcW w:w="2178" w:type="dxa"/>
          </w:tcPr>
          <w:p w14:paraId="4D0B39B6" w14:textId="77777777" w:rsidR="00C62C96" w:rsidRDefault="00C62C96">
            <w:pPr xmlns:w="http://schemas.openxmlformats.org/wordprocessingml/2006/main">
              <w:rPr>
                <w:rFonts w:cs="Times New Roman"/>
              </w:rPr>
            </w:pPr>
            <w:r xmlns:w="http://schemas.openxmlformats.org/wordprocessingml/2006/main">
              <w:rPr>
                <w:rFonts w:cs="Times New Roman"/>
              </w:rPr>
              <w:t xml:space="preserve">Build tool</w:t>
            </w:r>
          </w:p>
        </w:tc>
        <w:tc>
          <w:tcPr>
            <w:tcW w:w="4621" w:type="dxa"/>
          </w:tcPr>
          <w:p w14:paraId="42B1D8DA" w14:textId="77777777" w:rsidR="00C62C96" w:rsidRDefault="008A4A80">
            <w:pPr xmlns:w="http://schemas.openxmlformats.org/wordprocessingml/2006/main">
              <w:rPr>
                <w:rFonts w:cs="Times New Roman"/>
              </w:rPr>
            </w:pPr>
            <w:r xmlns:w="http://schemas.openxmlformats.org/wordprocessingml/2006/main">
              <w:rPr>
                <w:rFonts w:cs="Times New Roman"/>
              </w:rPr>
              <w:t xml:space="preserve">Chọn Trình biên dịch Renesas hoặc Trình biên dịch GHS</w:t>
            </w:r>
          </w:p>
        </w:tc>
      </w:tr>
      <w:tr w:rsidR="00C62C96" w14:paraId="129C17FF" w14:textId="77777777" w:rsidTr="00654489">
        <w:tc>
          <w:tcPr>
            <w:tcW w:w="2178" w:type="dxa"/>
          </w:tcPr>
          <w:p w14:paraId="0FC6248E" w14:textId="77777777" w:rsidR="00C62C96" w:rsidRDefault="00C62C96" w:rsidP="006854BE">
            <w:pPr xmlns:w="http://schemas.openxmlformats.org/wordprocessingml/2006/main">
              <w:rPr>
                <w:rFonts w:cs="Times New Roman"/>
              </w:rPr>
            </w:pPr>
            <w:r xmlns:w="http://schemas.openxmlformats.org/wordprocessingml/2006/main">
              <w:rPr>
                <w:rFonts w:cs="Times New Roman"/>
              </w:rPr>
              <w:t xml:space="preserve">path CS+</w:t>
            </w:r>
          </w:p>
        </w:tc>
        <w:tc>
          <w:tcPr>
            <w:tcW w:w="4621" w:type="dxa"/>
          </w:tcPr>
          <w:p w14:paraId="3F7516EE" w14:textId="77777777" w:rsidR="00C62C96" w:rsidRDefault="00C62C96" w:rsidP="006854BE">
            <w:pPr xmlns:w="http://schemas.openxmlformats.org/wordprocessingml/2006/main">
              <w:rPr>
                <w:rFonts w:cs="Times New Roman"/>
              </w:rPr>
            </w:pPr>
            <w:r xmlns:w="http://schemas.openxmlformats.org/wordprocessingml/2006/main" w:rsidRPr="006E1BBB">
              <w:rPr>
                <w:rFonts w:cs="Times New Roman"/>
              </w:rPr>
              <w:t xml:space="preserve">Sử dụng để tìm biên dịch Renesas.</w:t>
            </w:r>
          </w:p>
          <w:p w14:paraId="09FD7CE9" w14:textId="77777777" w:rsidR="00C62C96" w:rsidRPr="00BD7BE3" w:rsidRDefault="00C62C96" w:rsidP="006854BE">
            <w:pPr xmlns:w="http://schemas.openxmlformats.org/wordprocessingml/2006/main">
              <w:rPr>
                <w:rFonts w:cs="Times New Roman"/>
              </w:rPr>
            </w:pPr>
            <w:r xmlns:w="http://schemas.openxmlformats.org/wordprocessingml/2006/main" w:rsidRPr="00BD7BE3">
              <w:rPr>
                <w:rFonts w:cs="Times New Roman"/>
              </w:rPr>
              <w:t xml:space="preserve">Nếu trống:</w:t>
            </w:r>
          </w:p>
          <w:p w14:paraId="5CAD9EF4" w14:textId="77777777" w:rsidR="00C62C96" w:rsidRDefault="00C62C96" w:rsidP="006854BE">
            <w:pPr xmlns:w="http://schemas.openxmlformats.org/wordprocessingml/2006/main">
              <w:rPr>
                <w:rFonts w:cs="Times New Roman"/>
              </w:rPr>
            </w:pPr>
            <w:r xmlns:w="http://schemas.openxmlformats.org/wordprocessingml/2006/main">
              <w:rPr>
                <w:rFonts w:cs="Times New Roman"/>
              </w:rPr>
              <w:t xml:space="preserve">Sử dụng biên dịch GHS biên dịch</w:t>
            </w:r>
          </w:p>
          <w:p w14:paraId="0BB7EC35" w14:textId="77777777" w:rsidR="00C62C96" w:rsidRDefault="00C62C96" w:rsidP="006854BE">
            <w:pPr xmlns:w="http://schemas.openxmlformats.org/wordprocessingml/2006/main">
              <w:rPr>
                <w:rFonts w:cs="Times New Roman"/>
              </w:rPr>
            </w:pPr>
            <w:r xmlns:w="http://schemas.openxmlformats.org/wordprocessingml/2006/main">
              <w:rPr>
                <w:rFonts w:cs="Times New Roman"/>
              </w:rPr>
              <w:t xml:space="preserve">If have con đường</w:t>
            </w:r>
          </w:p>
          <w:p w14:paraId="29ED6082" w14:textId="77777777" w:rsidR="00C62C96" w:rsidRDefault="00C62C96" w:rsidP="006854BE">
            <w:pPr xmlns:w="http://schemas.openxmlformats.org/wordprocessingml/2006/main">
              <w:rPr>
                <w:rFonts w:cs="Times New Roman"/>
              </w:rPr>
            </w:pPr>
            <w:r xmlns:w="http://schemas.openxmlformats.org/wordprocessingml/2006/main">
              <w:rPr>
                <w:rFonts w:cs="Times New Roman"/>
              </w:rPr>
              <w:t xml:space="preserve">Sử dụng Renesas biên dịch biên dịch.</w:t>
            </w:r>
          </w:p>
        </w:tc>
      </w:tr>
      <w:tr w:rsidR="00C62C96" w14:paraId="4608FE42" w14:textId="77777777" w:rsidTr="00654489">
        <w:tc>
          <w:tcPr>
            <w:tcW w:w="2178" w:type="dxa"/>
          </w:tcPr>
          <w:p w14:paraId="09515108" w14:textId="77777777" w:rsidR="00C62C96" w:rsidRDefault="00C62C96">
            <w:pPr xmlns:w="http://schemas.openxmlformats.org/wordprocessingml/2006/main">
              <w:rPr>
                <w:rFonts w:cs="Times New Roman"/>
              </w:rPr>
            </w:pPr>
            <w:r xmlns:w="http://schemas.openxmlformats.org/wordprocessingml/2006/main">
              <w:rPr>
                <w:rFonts w:cs="Times New Roman"/>
              </w:rPr>
              <w:t xml:space="preserve">path GHS</w:t>
            </w:r>
          </w:p>
        </w:tc>
        <w:tc>
          <w:tcPr>
            <w:tcW w:w="4621" w:type="dxa"/>
          </w:tcPr>
          <w:p w14:paraId="0F9E46A6" w14:textId="77777777" w:rsidR="00C62C96" w:rsidRDefault="00C62C96">
            <w:pPr xmlns:w="http://schemas.openxmlformats.org/wordprocessingml/2006/main">
              <w:rPr>
                <w:rFonts w:cs="Times New Roman"/>
              </w:rPr>
            </w:pPr>
            <w:r xmlns:w="http://schemas.openxmlformats.org/wordprocessingml/2006/main" w:rsidRPr="006E1BBB">
              <w:rPr>
                <w:rFonts w:cs="Times New Roman"/>
              </w:rPr>
              <w:t xml:space="preserve">path GHS</w:t>
            </w:r>
          </w:p>
        </w:tc>
      </w:tr>
      <w:tr w:rsidR="00C62C96" w14:paraId="7A93CAF9" w14:textId="77777777" w:rsidTr="00654489">
        <w:tc>
          <w:tcPr>
            <w:tcW w:w="2178" w:type="dxa"/>
          </w:tcPr>
          <w:p w14:paraId="620F0D68" w14:textId="77777777" w:rsidR="00C62C96" w:rsidRDefault="00C62C96">
            <w:pPr xmlns:w="http://schemas.openxmlformats.org/wordprocessingml/2006/main">
              <w:rPr>
                <w:rFonts w:cs="Times New Roman"/>
              </w:rPr>
            </w:pPr>
            <w:r xmlns:w="http://schemas.openxmlformats.org/wordprocessingml/2006/main">
              <w:rPr>
                <w:rFonts w:cs="Times New Roman"/>
              </w:rPr>
              <w:t xml:space="preserve">Device Line</w:t>
            </w:r>
          </w:p>
        </w:tc>
        <w:tc>
          <w:tcPr>
            <w:tcW w:w="4621" w:type="dxa"/>
          </w:tcPr>
          <w:p w14:paraId="76822A0A" w14:textId="77777777" w:rsidR="00C62C96" w:rsidRDefault="00C62C96">
            <w:pPr xmlns:w="http://schemas.openxmlformats.org/wordprocessingml/2006/main">
              <w:rPr>
                <w:rFonts w:cs="Times New Roman"/>
              </w:rPr>
            </w:pPr>
            <w:r xmlns:w="http://schemas.openxmlformats.org/wordprocessingml/2006/main" w:rsidRPr="006E1BBB">
              <w:rPr>
                <w:rFonts w:cs="Times New Roman"/>
              </w:rPr>
              <w:t xml:space="preserve">RH850/E2M hoặc RH850/U2A hoặc ….</w:t>
            </w:r>
          </w:p>
        </w:tc>
      </w:tr>
      <w:tr w:rsidR="00C62C96" w14:paraId="7688B747" w14:textId="77777777" w:rsidTr="00654489">
        <w:tc>
          <w:tcPr>
            <w:tcW w:w="2178" w:type="dxa"/>
          </w:tcPr>
          <w:p w14:paraId="12DEB0B7" w14:textId="77777777" w:rsidR="00C62C96" w:rsidRDefault="00C62C96">
            <w:pPr xmlns:w="http://schemas.openxmlformats.org/wordprocessingml/2006/main">
              <w:rPr>
                <w:rFonts w:cs="Times New Roman"/>
              </w:rPr>
            </w:pPr>
            <w:r xmlns:w="http://schemas.openxmlformats.org/wordprocessingml/2006/main">
              <w:rPr>
                <w:rFonts w:cs="Times New Roman"/>
              </w:rPr>
              <w:t xml:space="preserve">PCLK OSTM</w:t>
            </w:r>
          </w:p>
        </w:tc>
        <w:tc>
          <w:tcPr>
            <w:tcW w:w="4621" w:type="dxa"/>
          </w:tcPr>
          <w:p w14:paraId="042E1282" w14:textId="77777777" w:rsidR="00C62C96" w:rsidRDefault="00C62C96">
            <w:pPr>
              <w:rPr>
                <w:rFonts w:cs="Times New Roman"/>
              </w:rPr>
            </w:pPr>
          </w:p>
        </w:tc>
      </w:tr>
      <w:tr w:rsidR="00C62C96" w14:paraId="64DA6335" w14:textId="77777777" w:rsidTr="00654489">
        <w:tc>
          <w:tcPr>
            <w:tcW w:w="2178" w:type="dxa"/>
          </w:tcPr>
          <w:p w14:paraId="75EC0584" w14:textId="77777777" w:rsidR="00C62C96" w:rsidRDefault="00C62C96">
            <w:pPr xmlns:w="http://schemas.openxmlformats.org/wordprocessingml/2006/main">
              <w:rPr>
                <w:rFonts w:cs="Times New Roman"/>
              </w:rPr>
            </w:pPr>
            <w:r xmlns:w="http://schemas.openxmlformats.org/wordprocessingml/2006/main">
              <w:rPr>
                <w:rFonts w:cs="Times New Roman"/>
              </w:rPr>
              <w:t xml:space="preserve">Kiểm tra giấy phép có sẵn</w:t>
            </w:r>
          </w:p>
        </w:tc>
        <w:tc>
          <w:tcPr>
            <w:tcW w:w="4621" w:type="dxa"/>
          </w:tcPr>
          <w:p w14:paraId="7A9C9A5A" w14:textId="77777777" w:rsidR="00C62C96" w:rsidRDefault="00C62C96">
            <w:pPr xmlns:w="http://schemas.openxmlformats.org/wordprocessingml/2006/main">
              <w:rPr>
                <w:rFonts w:cs="Times New Roman"/>
              </w:rPr>
            </w:pPr>
            <w:r xmlns:w="http://schemas.openxmlformats.org/wordprocessingml/2006/main" w:rsidRPr="006E1BBB">
              <w:rPr>
                <w:rFonts w:cs="Times New Roman"/>
              </w:rPr>
              <w:t xml:space="preserve">kiểm tra giấy phép</w:t>
            </w:r>
          </w:p>
        </w:tc>
      </w:tr>
      <w:tr w:rsidR="00C62C96" w14:paraId="106CA05B" w14:textId="77777777" w:rsidTr="00654489">
        <w:tc>
          <w:tcPr>
            <w:tcW w:w="2178" w:type="dxa"/>
          </w:tcPr>
          <w:p w14:paraId="291CD37A" w14:textId="77777777" w:rsidR="00C62C96" w:rsidRDefault="00C62C96">
            <w:pPr xmlns:w="http://schemas.openxmlformats.org/wordprocessingml/2006/main">
              <w:rPr>
                <w:rFonts w:cs="Times New Roman"/>
              </w:rPr>
            </w:pPr>
            <w:r xmlns:w="http://schemas.openxmlformats.org/wordprocessingml/2006/main">
              <w:rPr>
                <w:rFonts w:cs="Times New Roman"/>
              </w:rPr>
              <w:t xml:space="preserve">Trong khoảng</w:t>
            </w:r>
          </w:p>
        </w:tc>
        <w:tc>
          <w:tcPr>
            <w:tcW w:w="4621" w:type="dxa"/>
          </w:tcPr>
          <w:p w14:paraId="51E9C663" w14:textId="77777777" w:rsidR="00C62C96" w:rsidRDefault="00C62C96">
            <w:pPr xmlns:w="http://schemas.openxmlformats.org/wordprocessingml/2006/main">
              <w:rPr>
                <w:rFonts w:cs="Times New Roman"/>
              </w:rPr>
            </w:pPr>
            <w:r xmlns:w="http://schemas.openxmlformats.org/wordprocessingml/2006/main" w:rsidRPr="006E1BBB">
              <w:rPr>
                <w:rFonts w:cs="Times New Roman"/>
              </w:rPr>
              <w:t xml:space="preserve">tool information, version…</w:t>
            </w:r>
          </w:p>
        </w:tc>
      </w:tr>
    </w:tbl>
    <w:p w14:paraId="3250751D" w14:textId="77777777" w:rsidR="006E1BBB" w:rsidRDefault="006E1BBB">
      <w:pPr>
        <w:rPr>
          <w:rFonts w:cs="Times New Roman"/>
        </w:rPr>
      </w:pPr>
    </w:p>
    <w:p w14:paraId="53A999E6" w14:textId="77777777" w:rsidR="006E1BBB" w:rsidRDefault="006E1BBB">
      <w:pPr>
        <w:rPr>
          <w:rFonts w:cs="Times New Roman"/>
        </w:rPr>
      </w:pPr>
      <w:r>
        <w:rPr>
          <w:rFonts w:cs="Times New Roman"/>
        </w:rPr>
        <w:br w:type="page"/>
      </w:r>
    </w:p>
    <w:p w14:paraId="2C81E785" w14:textId="77777777" w:rsidR="00654489" w:rsidRDefault="00654489">
      <w:pPr>
        <w:rPr>
          <w:rFonts w:cs="Times New Roman"/>
        </w:rPr>
      </w:pPr>
    </w:p>
    <w:p w14:paraId="0E9BA06D" w14:textId="77777777" w:rsidR="00430B49" w:rsidRPr="00063ABE" w:rsidRDefault="00063ABE" w:rsidP="00063ABE">
      <w:pPr xmlns:w="http://schemas.openxmlformats.org/wordprocessingml/2006/main">
        <w:pStyle w:val="Caption"/>
        <w:keepNext/>
      </w:pPr>
      <w:r xmlns:w="http://schemas.openxmlformats.org/wordprocessingml/2006/main">
        <w:t xml:space="preserve">cái bàn</w:t>
      </w:r>
      <w:fldSimple xmlns:w="http://schemas.openxmlformats.org/wordprocessingml/2006/main" w:instr=" STYLEREF 1 \s ">
        <w:r w:rsidR="005B33DA">
          <w:rPr>
            <w:noProof/>
          </w:rPr>
          <w:t>3</w:t>
        </w:r>
      </w:fldSimple>
      <w:r xmlns:w="http://schemas.openxmlformats.org/wordprocessingml/2006/main" w:rsidR="002D48E3">
        <w:noBreakHyphen xmlns:w="http://schemas.openxmlformats.org/wordprocessingml/2006/main"/>
      </w:r>
      <w:fldSimple xmlns:w="http://schemas.openxmlformats.org/wordprocessingml/2006/main" w:instr=" SEQ Table \* ARABIC \s 1 ">
        <w:r w:rsidR="005B33DA">
          <w:rPr>
            <w:noProof/>
          </w:rPr>
          <w:t>2</w:t>
        </w:r>
      </w:fldSimple>
      <w:r xmlns:w="http://schemas.openxmlformats.org/wordprocessingml/2006/main">
        <w:t xml:space="preserve"> </w:t>
      </w:r>
      <w:r xmlns:w="http://schemas.openxmlformats.org/wordprocessingml/2006/main">
        <w:rPr>
          <w:rFonts w:cs="Times New Roman"/>
        </w:rPr>
        <w:t xml:space="preserve">Chức năng gọi lại của mục</w:t>
      </w:r>
    </w:p>
    <w:tbl>
      <w:tblPr>
        <w:tblStyle w:val="TableGrid"/>
        <w:tblW w:w="0" w:type="auto"/>
        <w:tblLook w:val="04A0" w:firstRow="1" w:lastRow="0" w:firstColumn="1" w:lastColumn="0" w:noHBand="0" w:noVBand="1"/>
      </w:tblPr>
      <w:tblGrid>
        <w:gridCol w:w="2178"/>
        <w:gridCol w:w="4621"/>
      </w:tblGrid>
      <w:tr w:rsidR="00063ABE" w14:paraId="14A0A8B1" w14:textId="77777777" w:rsidTr="00C62C96">
        <w:tc>
          <w:tcPr>
            <w:tcW w:w="2178" w:type="dxa"/>
            <w:shd w:val="clear" w:color="auto" w:fill="A6A6A6" w:themeFill="background1" w:themeFillShade="A6"/>
          </w:tcPr>
          <w:p w14:paraId="0366378A" w14:textId="77777777" w:rsidR="00063ABE" w:rsidRDefault="00063ABE" w:rsidP="0038439A">
            <w:pPr xmlns:w="http://schemas.openxmlformats.org/wordprocessingml/2006/main">
              <w:rPr>
                <w:rFonts w:cs="Times New Roman"/>
              </w:rPr>
            </w:pPr>
            <w:r xmlns:w="http://schemas.openxmlformats.org/wordprocessingml/2006/main">
              <w:rPr>
                <w:rFonts w:cs="Times New Roman"/>
              </w:rPr>
              <w:t xml:space="preserve">Tên mục</w:t>
            </w:r>
          </w:p>
        </w:tc>
        <w:tc>
          <w:tcPr>
            <w:tcW w:w="4621" w:type="dxa"/>
            <w:shd w:val="clear" w:color="auto" w:fill="A6A6A6" w:themeFill="background1" w:themeFillShade="A6"/>
          </w:tcPr>
          <w:p w14:paraId="036D569E" w14:textId="77777777" w:rsidR="00063ABE" w:rsidRDefault="00063ABE" w:rsidP="0038439A">
            <w:pPr xmlns:w="http://schemas.openxmlformats.org/wordprocessingml/2006/main">
              <w:rPr>
                <w:rFonts w:cs="Times New Roman"/>
              </w:rPr>
            </w:pPr>
            <w:r xmlns:w="http://schemas.openxmlformats.org/wordprocessingml/2006/main">
              <w:rPr>
                <w:rFonts w:cs="Times New Roman"/>
              </w:rPr>
              <w:t xml:space="preserve">Recall function</w:t>
            </w:r>
          </w:p>
        </w:tc>
      </w:tr>
      <w:tr w:rsidR="00063ABE" w14:paraId="5C1C6089" w14:textId="77777777" w:rsidTr="0038439A">
        <w:tc>
          <w:tcPr>
            <w:tcW w:w="2178" w:type="dxa"/>
          </w:tcPr>
          <w:p w14:paraId="7274581A" w14:textId="77777777" w:rsidR="00063ABE" w:rsidRDefault="00063ABE" w:rsidP="0038439A">
            <w:pPr xmlns:w="http://schemas.openxmlformats.org/wordprocessingml/2006/main">
              <w:rPr>
                <w:rFonts w:cs="Times New Roman"/>
              </w:rPr>
            </w:pPr>
            <w:r xmlns:w="http://schemas.openxmlformats.org/wordprocessingml/2006/main">
              <w:rPr>
                <w:rFonts w:cs="Times New Roman"/>
              </w:rPr>
              <w:t xml:space="preserve">Cygwin Path</w:t>
            </w:r>
          </w:p>
        </w:tc>
        <w:tc>
          <w:tcPr>
            <w:tcW w:w="4621" w:type="dxa"/>
          </w:tcPr>
          <w:p w14:paraId="7464DA6C" w14:textId="77777777" w:rsidR="00063ABE" w:rsidRPr="00063ABE" w:rsidRDefault="00063ABE" w:rsidP="0038439A">
            <w:r xmlns:w="http://schemas.openxmlformats.org/wordprocessingml/2006/main" w:rsidRPr="0073526C">
              <w:t xml:space="preserve">call back_edit_cygwin_path.mm</w:t>
            </w:r>
          </w:p>
        </w:tc>
      </w:tr>
      <w:tr w:rsidR="00063ABE" w14:paraId="24DD4A3F" w14:textId="77777777" w:rsidTr="0038439A">
        <w:tc>
          <w:tcPr>
            <w:tcW w:w="2178" w:type="dxa"/>
          </w:tcPr>
          <w:p w14:paraId="47B058FC" w14:textId="77777777" w:rsidR="00063ABE" w:rsidRDefault="00063ABE" w:rsidP="0038439A">
            <w:pPr xmlns:w="http://schemas.openxmlformats.org/wordprocessingml/2006/main">
              <w:rPr>
                <w:rFonts w:cs="Times New Roman"/>
              </w:rPr>
            </w:pPr>
            <w:r xmlns:w="http://schemas.openxmlformats.org/wordprocessingml/2006/main">
              <w:rPr>
                <w:rFonts w:cs="Times New Roman"/>
              </w:rPr>
              <w:t xml:space="preserve">VLAB path</w:t>
            </w:r>
          </w:p>
        </w:tc>
        <w:tc>
          <w:tcPr>
            <w:tcW w:w="4621" w:type="dxa"/>
          </w:tcPr>
          <w:p w14:paraId="5352A6FE" w14:textId="77777777" w:rsidR="00063ABE" w:rsidRPr="00063ABE" w:rsidRDefault="00063ABE" w:rsidP="0038439A">
            <w:r xmlns:w="http://schemas.openxmlformats.org/wordprocessingml/2006/main" w:rsidRPr="00296B5A">
              <w:t xml:space="preserve">call back_edit_vlab_path.m</w:t>
            </w:r>
          </w:p>
        </w:tc>
      </w:tr>
      <w:tr w:rsidR="00D203E9" w14:paraId="1C60CD3D" w14:textId="77777777" w:rsidTr="0038439A">
        <w:tc>
          <w:tcPr>
            <w:tcW w:w="2178" w:type="dxa"/>
          </w:tcPr>
          <w:p w14:paraId="587622E9" w14:textId="77777777" w:rsidR="00D203E9" w:rsidRDefault="00D203E9" w:rsidP="006854BE">
            <w:pPr xmlns:w="http://schemas.openxmlformats.org/wordprocessingml/2006/main">
              <w:rPr>
                <w:rFonts w:cs="Times New Roman"/>
              </w:rPr>
            </w:pPr>
            <w:r xmlns:w="http://schemas.openxmlformats.org/wordprocessingml/2006/main">
              <w:rPr>
                <w:rFonts w:cs="Times New Roman"/>
              </w:rPr>
              <w:t xml:space="preserve">IDE mode</w:t>
            </w:r>
          </w:p>
        </w:tc>
        <w:tc>
          <w:tcPr>
            <w:tcW w:w="4621" w:type="dxa"/>
          </w:tcPr>
          <w:p w14:paraId="47261E2F" w14:textId="77777777" w:rsidR="00D203E9" w:rsidRPr="00063ABE" w:rsidRDefault="00D203E9" w:rsidP="006854BE">
            <w:r xmlns:w="http://schemas.openxmlformats.org/wordprocessingml/2006/main" w:rsidRPr="0073526C">
              <w:t xml:space="preserve">callback_ide_mode.m</w:t>
            </w:r>
          </w:p>
        </w:tc>
      </w:tr>
      <w:tr w:rsidR="00D203E9" w14:paraId="1FB3B875" w14:textId="77777777" w:rsidTr="0038439A">
        <w:tc>
          <w:tcPr>
            <w:tcW w:w="2178" w:type="dxa"/>
          </w:tcPr>
          <w:p w14:paraId="48AE60AC" w14:textId="77777777" w:rsidR="00D203E9" w:rsidRDefault="00D203E9" w:rsidP="0038439A">
            <w:pPr xmlns:w="http://schemas.openxmlformats.org/wordprocessingml/2006/main">
              <w:rPr>
                <w:rFonts w:cs="Times New Roman"/>
              </w:rPr>
            </w:pPr>
            <w:r xmlns:w="http://schemas.openxmlformats.org/wordprocessingml/2006/main">
              <w:rPr>
                <w:rFonts w:cs="Times New Roman"/>
              </w:rPr>
              <w:t xml:space="preserve">Build tool</w:t>
            </w:r>
          </w:p>
        </w:tc>
        <w:tc>
          <w:tcPr>
            <w:tcW w:w="4621" w:type="dxa"/>
          </w:tcPr>
          <w:p w14:paraId="64BF7336" w14:textId="77777777" w:rsidR="00D203E9" w:rsidRPr="00063ABE" w:rsidRDefault="00D203E9" w:rsidP="0038439A">
            <w:r xmlns:w="http://schemas.openxmlformats.org/wordprocessingml/2006/main">
              <w:t xml:space="preserve">call back_build_tool.m</w:t>
            </w:r>
          </w:p>
        </w:tc>
      </w:tr>
      <w:tr w:rsidR="00D203E9" w14:paraId="613A3DE2" w14:textId="77777777" w:rsidTr="0038439A">
        <w:tc>
          <w:tcPr>
            <w:tcW w:w="2178" w:type="dxa"/>
          </w:tcPr>
          <w:p w14:paraId="4CB8322D" w14:textId="77777777" w:rsidR="00D203E9" w:rsidRDefault="00D203E9" w:rsidP="006854BE">
            <w:pPr xmlns:w="http://schemas.openxmlformats.org/wordprocessingml/2006/main">
              <w:rPr>
                <w:rFonts w:cs="Times New Roman"/>
              </w:rPr>
            </w:pPr>
            <w:r xmlns:w="http://schemas.openxmlformats.org/wordprocessingml/2006/main">
              <w:rPr>
                <w:rFonts w:cs="Times New Roman"/>
              </w:rPr>
              <w:t xml:space="preserve">path CS+</w:t>
            </w:r>
          </w:p>
        </w:tc>
        <w:tc>
          <w:tcPr>
            <w:tcW w:w="4621" w:type="dxa"/>
          </w:tcPr>
          <w:p w14:paraId="5169C1BD" w14:textId="77777777" w:rsidR="00D203E9" w:rsidRPr="00063ABE" w:rsidRDefault="00D203E9" w:rsidP="006854BE">
            <w:r xmlns:w="http://schemas.openxmlformats.org/wordprocessingml/2006/main" w:rsidRPr="0073526C">
              <w:t xml:space="preserve">call back_edit_cs_path.m</w:t>
            </w:r>
          </w:p>
        </w:tc>
      </w:tr>
      <w:tr w:rsidR="00D203E9" w14:paraId="5B081BAC" w14:textId="77777777" w:rsidTr="0038439A">
        <w:tc>
          <w:tcPr>
            <w:tcW w:w="2178" w:type="dxa"/>
          </w:tcPr>
          <w:p w14:paraId="1264F938" w14:textId="77777777" w:rsidR="00D203E9" w:rsidRDefault="00D203E9" w:rsidP="0038439A">
            <w:pPr xmlns:w="http://schemas.openxmlformats.org/wordprocessingml/2006/main">
              <w:rPr>
                <w:rFonts w:cs="Times New Roman"/>
              </w:rPr>
            </w:pPr>
            <w:r xmlns:w="http://schemas.openxmlformats.org/wordprocessingml/2006/main">
              <w:rPr>
                <w:rFonts w:cs="Times New Roman"/>
              </w:rPr>
              <w:t xml:space="preserve">path GHS</w:t>
            </w:r>
          </w:p>
        </w:tc>
        <w:tc>
          <w:tcPr>
            <w:tcW w:w="4621" w:type="dxa"/>
          </w:tcPr>
          <w:p w14:paraId="46B9A552" w14:textId="77777777" w:rsidR="00D203E9" w:rsidRPr="00063ABE" w:rsidRDefault="00D203E9" w:rsidP="0038439A">
            <w:r xmlns:w="http://schemas.openxmlformats.org/wordprocessingml/2006/main" w:rsidRPr="0073526C">
              <w:t xml:space="preserve">call back_edit_ghs_path.m</w:t>
            </w:r>
          </w:p>
        </w:tc>
      </w:tr>
      <w:tr w:rsidR="00D203E9" w14:paraId="302BDDCE" w14:textId="77777777" w:rsidTr="0038439A">
        <w:tc>
          <w:tcPr>
            <w:tcW w:w="2178" w:type="dxa"/>
          </w:tcPr>
          <w:p w14:paraId="611A6A00" w14:textId="77777777" w:rsidR="00D203E9" w:rsidRDefault="00D203E9" w:rsidP="0038439A">
            <w:pPr xmlns:w="http://schemas.openxmlformats.org/wordprocessingml/2006/main">
              <w:rPr>
                <w:rFonts w:cs="Times New Roman"/>
              </w:rPr>
            </w:pPr>
            <w:r xmlns:w="http://schemas.openxmlformats.org/wordprocessingml/2006/main">
              <w:rPr>
                <w:rFonts w:cs="Times New Roman"/>
              </w:rPr>
              <w:t xml:space="preserve">Device Line</w:t>
            </w:r>
          </w:p>
        </w:tc>
        <w:tc>
          <w:tcPr>
            <w:tcW w:w="4621" w:type="dxa"/>
          </w:tcPr>
          <w:p w14:paraId="4D617E01" w14:textId="77777777" w:rsidR="00D203E9" w:rsidRDefault="00D203E9" w:rsidP="0038439A">
            <w:pPr xmlns:w="http://schemas.openxmlformats.org/wordprocessingml/2006/main">
              <w:rPr>
                <w:rFonts w:cs="Times New Roman"/>
              </w:rPr>
            </w:pPr>
            <w:r xmlns:w="http://schemas.openxmlformats.org/wordprocessingml/2006/main" w:rsidRPr="0073526C">
              <w:t xml:space="preserve">callback_select_device_series.m</w:t>
            </w:r>
          </w:p>
        </w:tc>
      </w:tr>
      <w:tr w:rsidR="00D203E9" w14:paraId="55A36A7C" w14:textId="77777777" w:rsidTr="0038439A">
        <w:tc>
          <w:tcPr>
            <w:tcW w:w="2178" w:type="dxa"/>
          </w:tcPr>
          <w:p w14:paraId="1DE901D4" w14:textId="77777777" w:rsidR="00D203E9" w:rsidRDefault="00D203E9" w:rsidP="0038439A">
            <w:pPr xmlns:w="http://schemas.openxmlformats.org/wordprocessingml/2006/main">
              <w:rPr>
                <w:rFonts w:cs="Times New Roman"/>
              </w:rPr>
            </w:pPr>
            <w:r xmlns:w="http://schemas.openxmlformats.org/wordprocessingml/2006/main">
              <w:rPr>
                <w:rFonts w:cs="Times New Roman"/>
              </w:rPr>
              <w:t xml:space="preserve">PCLK OSTM</w:t>
            </w:r>
          </w:p>
        </w:tc>
        <w:tc>
          <w:tcPr>
            <w:tcW w:w="4621" w:type="dxa"/>
          </w:tcPr>
          <w:p w14:paraId="0EF7DB44" w14:textId="77777777" w:rsidR="00D203E9" w:rsidRPr="00063ABE" w:rsidRDefault="00D203E9" w:rsidP="0038439A"/>
        </w:tc>
      </w:tr>
      <w:tr w:rsidR="00D203E9" w14:paraId="4CB0140D" w14:textId="77777777" w:rsidTr="0038439A">
        <w:tc>
          <w:tcPr>
            <w:tcW w:w="2178" w:type="dxa"/>
          </w:tcPr>
          <w:p w14:paraId="79390C62" w14:textId="77777777" w:rsidR="00D203E9" w:rsidRDefault="00D203E9" w:rsidP="00063ABE">
            <w:pPr xmlns:w="http://schemas.openxmlformats.org/wordprocessingml/2006/main">
              <w:rPr>
                <w:rFonts w:cs="Times New Roman"/>
              </w:rPr>
            </w:pPr>
            <w:r xmlns:w="http://schemas.openxmlformats.org/wordprocessingml/2006/main">
              <w:rPr>
                <w:rFonts w:cs="Times New Roman"/>
              </w:rPr>
              <w:t xml:space="preserve">Kiểm tra giấy phép có sẵn</w:t>
            </w:r>
          </w:p>
        </w:tc>
        <w:tc>
          <w:tcPr>
            <w:tcW w:w="4621" w:type="dxa"/>
          </w:tcPr>
          <w:p w14:paraId="1C9CF6AD" w14:textId="77777777" w:rsidR="00D203E9" w:rsidRPr="00063ABE" w:rsidRDefault="00D203E9" w:rsidP="00063ABE">
            <w:r xmlns:w="http://schemas.openxmlformats.org/wordprocessingml/2006/main" w:rsidRPr="0073526C">
              <w:t xml:space="preserve">callback_check_availble_license.m</w:t>
            </w:r>
          </w:p>
        </w:tc>
      </w:tr>
      <w:tr w:rsidR="00D203E9" w14:paraId="1329E607" w14:textId="77777777" w:rsidTr="0038439A">
        <w:tc>
          <w:tcPr>
            <w:tcW w:w="2178" w:type="dxa"/>
          </w:tcPr>
          <w:p w14:paraId="19FE2253" w14:textId="77777777" w:rsidR="00D203E9" w:rsidRDefault="00D203E9" w:rsidP="00063ABE">
            <w:pPr xmlns:w="http://schemas.openxmlformats.org/wordprocessingml/2006/main">
              <w:rPr>
                <w:rFonts w:cs="Times New Roman"/>
              </w:rPr>
            </w:pPr>
            <w:r xmlns:w="http://schemas.openxmlformats.org/wordprocessingml/2006/main">
              <w:rPr>
                <w:rFonts w:cs="Times New Roman"/>
              </w:rPr>
              <w:t xml:space="preserve">Trong khoảng</w:t>
            </w:r>
          </w:p>
        </w:tc>
        <w:tc>
          <w:tcPr>
            <w:tcW w:w="4621" w:type="dxa"/>
          </w:tcPr>
          <w:p w14:paraId="45777756" w14:textId="77777777" w:rsidR="00D203E9" w:rsidRPr="00063ABE" w:rsidRDefault="00D203E9" w:rsidP="00063ABE">
            <w:r xmlns:w="http://schemas.openxmlformats.org/wordprocessingml/2006/main" w:rsidRPr="0073526C">
              <w:t xml:space="preserve">callback_about.m</w:t>
            </w:r>
          </w:p>
        </w:tc>
      </w:tr>
    </w:tbl>
    <w:p w14:paraId="496A4E78" w14:textId="77777777" w:rsidR="00E95F76" w:rsidRDefault="00E95F76">
      <w:pPr>
        <w:rPr>
          <w:rFonts w:cs="Times New Roman"/>
        </w:rPr>
      </w:pPr>
      <w:r>
        <w:rPr>
          <w:rFonts w:cs="Times New Roman"/>
        </w:rPr>
        <w:br w:type="page"/>
      </w:r>
    </w:p>
    <w:p w14:paraId="0E5126B7" w14:textId="77777777" w:rsidR="009F44CD" w:rsidRPr="00734B65" w:rsidRDefault="009F44CD" w:rsidP="00734B65">
      <w:pPr xmlns:w="http://schemas.openxmlformats.org/wordprocessingml/2006/main">
        <w:pStyle w:val="Heading2"/>
      </w:pPr>
      <w:bookmarkStart xmlns:w="http://schemas.openxmlformats.org/wordprocessingml/2006/main" w:id="23" w:name="_Toc56953562"/>
      <w:r xmlns:w="http://schemas.openxmlformats.org/wordprocessingml/2006/main" w:rsidRPr="00734B65">
        <w:lastRenderedPageBreak xmlns:w="http://schemas.openxmlformats.org/wordprocessingml/2006/main"/>
      </w:r>
      <w:r xmlns:w="http://schemas.openxmlformats.org/wordprocessingml/2006/main" w:rsidRPr="00734B65">
        <w:t xml:space="preserve">giấy phép vHILS</w:t>
      </w:r>
      <w:bookmarkEnd xmlns:w="http://schemas.openxmlformats.org/wordprocessingml/2006/main" w:id="23"/>
    </w:p>
    <w:p w14:paraId="5A46FB24" w14:textId="77777777" w:rsidR="009F44CD" w:rsidRDefault="009F44CD" w:rsidP="009F44CD">
      <w:r xmlns:w="http://schemas.openxmlformats.org/wordprocessingml/2006/main">
        <w:t xml:space="preserve">Hồ sơ cụ thể để kiểm tra giấy phép</w:t>
      </w:r>
    </w:p>
    <w:p w14:paraId="701D8AE9" w14:textId="77777777" w:rsidR="009F44CD" w:rsidRDefault="009F44CD" w:rsidP="002D48E3">
      <w:pPr xmlns:w="http://schemas.openxmlformats.org/wordprocessingml/2006/main">
        <w:pStyle w:val="ListParagraph"/>
        <w:numPr>
          <w:ilvl w:val="0"/>
          <w:numId w:val="14"/>
        </w:numPr>
      </w:pPr>
      <w:r xmlns:w="http://schemas.openxmlformats.org/wordprocessingml/2006/main">
        <w:t xml:space="preserve">callback_lic.m</w:t>
      </w:r>
    </w:p>
    <w:p w14:paraId="38670FFF" w14:textId="77777777" w:rsidR="009F44CD" w:rsidRDefault="009F44CD" w:rsidP="002D48E3">
      <w:pPr xmlns:w="http://schemas.openxmlformats.org/wordprocessingml/2006/main">
        <w:pStyle w:val="ListParagraph"/>
        <w:numPr>
          <w:ilvl w:val="0"/>
          <w:numId w:val="14"/>
        </w:numPr>
      </w:pPr>
      <w:r xmlns:w="http://schemas.openxmlformats.org/wordprocessingml/2006/main" w:rsidRPr="009F44CD">
        <w:t xml:space="preserve">get_license_definition.m</w:t>
      </w:r>
    </w:p>
    <w:p w14:paraId="64DD6D25" w14:textId="77777777" w:rsidR="009F44CD" w:rsidRDefault="009F44CD" w:rsidP="002D48E3">
      <w:pPr xmlns:w="http://schemas.openxmlformats.org/wordprocessingml/2006/main">
        <w:pStyle w:val="ListParagraph"/>
        <w:numPr>
          <w:ilvl w:val="0"/>
          <w:numId w:val="14"/>
        </w:numPr>
      </w:pPr>
      <w:r xmlns:w="http://schemas.openxmlformats.org/wordprocessingml/2006/main" w:rsidRPr="009F44CD">
        <w:t xml:space="preserve">vhils_check_avai_features.m</w:t>
      </w:r>
    </w:p>
    <w:p w14:paraId="1DB11789" w14:textId="77777777" w:rsidR="009F44CD" w:rsidRDefault="009F44CD" w:rsidP="002D48E3">
      <w:pPr xmlns:w="http://schemas.openxmlformats.org/wordprocessingml/2006/main">
        <w:pStyle w:val="ListParagraph"/>
        <w:numPr>
          <w:ilvl w:val="0"/>
          <w:numId w:val="14"/>
        </w:numPr>
      </w:pPr>
      <w:r xmlns:w="http://schemas.openxmlformats.org/wordprocessingml/2006/main" w:rsidRPr="009F44CD">
        <w:t xml:space="preserve">vhils_check_license.m</w:t>
      </w:r>
    </w:p>
    <w:p w14:paraId="2DE0963F" w14:textId="77777777" w:rsidR="009F44CD" w:rsidRDefault="0038439A" w:rsidP="002D48E3">
      <w:pPr xmlns:w="http://schemas.openxmlformats.org/wordprocessingml/2006/main">
        <w:pStyle w:val="ListParagraph"/>
        <w:numPr>
          <w:ilvl w:val="0"/>
          <w:numId w:val="14"/>
        </w:numPr>
      </w:pPr>
      <w:r xmlns:w="http://schemas.openxmlformats.org/wordprocessingml/2006/main" w:rsidRPr="0038439A">
        <w:t xml:space="preserve">tlc_switch_state.m</w:t>
      </w:r>
    </w:p>
    <w:p w14:paraId="1BF0C090" w14:textId="77777777" w:rsidR="0038439A" w:rsidRDefault="0038439A" w:rsidP="009F44CD"/>
    <w:p w14:paraId="7E180756" w14:textId="77777777" w:rsidR="008018C6" w:rsidRDefault="002D48E3" w:rsidP="002D48E3">
      <w:pPr xmlns:w="http://schemas.openxmlformats.org/wordprocessingml/2006/main">
        <w:pStyle w:val="Caption"/>
        <w:keepNext/>
      </w:pPr>
      <w:r xmlns:w="http://schemas.openxmlformats.org/wordprocessingml/2006/main">
        <w:t xml:space="preserve">Table Definition </w:t>
      </w:r>
      <w:fldSimple xmlns:w="http://schemas.openxmlformats.org/wordprocessingml/2006/main" w:instr=" STYLEREF 1 \s ">
        <w:r w:rsidR="005B33DA">
          <w:rPr>
            <w:noProof/>
          </w:rPr>
          <w:t>3</w:t>
        </w:r>
      </w:fldSimple>
      <w:r xmlns:w="http://schemas.openxmlformats.org/wordprocessingml/2006/main">
        <w:noBreakHyphen xmlns:w="http://schemas.openxmlformats.org/wordprocessingml/2006/main"/>
      </w:r>
      <w:fldSimple xmlns:w="http://schemas.openxmlformats.org/wordprocessingml/2006/main" w:instr=" SEQ Table \* ARABIC \s 1 ">
        <w:r w:rsidR="005B33DA">
          <w:rPr>
            <w:noProof/>
          </w:rPr>
          <w:t>3</w:t>
        </w:r>
      </w:fldSimple>
      <w:r xmlns:w="http://schemas.openxmlformats.org/wordprocessingml/2006/main" w:rsidR="008018C6">
        <w:t xml:space="preserve">of License</w:t>
      </w:r>
    </w:p>
    <w:tbl>
      <w:tblPr>
        <w:tblStyle w:val="TableGrid"/>
        <w:tblW w:w="10368" w:type="dxa"/>
        <w:tblLook w:val="04A0" w:firstRow="1" w:lastRow="0" w:firstColumn="1" w:lastColumn="0" w:noHBand="0" w:noVBand="1"/>
      </w:tblPr>
      <w:tblGrid>
        <w:gridCol w:w="3560"/>
        <w:gridCol w:w="1457"/>
        <w:gridCol w:w="1448"/>
        <w:gridCol w:w="1496"/>
        <w:gridCol w:w="1151"/>
        <w:gridCol w:w="1256"/>
      </w:tblGrid>
      <w:tr w:rsidR="008018C6" w14:paraId="10805B78" w14:textId="77777777" w:rsidTr="002D48E3">
        <w:tc>
          <w:tcPr>
            <w:tcW w:w="3560" w:type="dxa"/>
            <w:vMerge w:val="restart"/>
          </w:tcPr>
          <w:p w14:paraId="7ADE62D4" w14:textId="77777777" w:rsidR="008018C6" w:rsidRDefault="008018C6" w:rsidP="009F44CD">
            <w:r xmlns:w="http://schemas.openxmlformats.org/wordprocessingml/2006/main">
              <w:t xml:space="preserve">Tên giấy phép</w:t>
            </w:r>
          </w:p>
        </w:tc>
        <w:tc>
          <w:tcPr>
            <w:tcW w:w="2905" w:type="dxa"/>
            <w:gridSpan w:val="2"/>
          </w:tcPr>
          <w:p w14:paraId="40825122" w14:textId="77777777" w:rsidR="008018C6" w:rsidRDefault="008018C6" w:rsidP="008018C6">
            <w:r xmlns:w="http://schemas.openxmlformats.org/wordprocessingml/2006/main">
              <w:t xml:space="preserve">thiết bị được hỗ trợ</w:t>
            </w:r>
          </w:p>
        </w:tc>
        <w:tc>
          <w:tcPr>
            <w:tcW w:w="1496" w:type="dxa"/>
            <w:vMerge w:val="restart"/>
          </w:tcPr>
          <w:p w14:paraId="626F5167" w14:textId="77777777" w:rsidR="008018C6" w:rsidRDefault="008018C6" w:rsidP="009F44CD">
            <w:r xmlns:w="http://schemas.openxmlformats.org/wordprocessingml/2006/main">
              <w:t xml:space="preserve">Tính năng đo lường thời gian</w:t>
            </w:r>
          </w:p>
        </w:tc>
        <w:tc>
          <w:tcPr>
            <w:tcW w:w="2407" w:type="dxa"/>
            <w:gridSpan w:val="2"/>
          </w:tcPr>
          <w:p w14:paraId="6392C444" w14:textId="77777777" w:rsidR="008018C6" w:rsidRDefault="008018C6" w:rsidP="009F44CD">
            <w:r xmlns:w="http://schemas.openxmlformats.org/wordprocessingml/2006/main">
              <w:t xml:space="preserve">Công cụ xây dựng được hỗ trợ</w:t>
            </w:r>
          </w:p>
        </w:tc>
      </w:tr>
      <w:tr w:rsidR="002D48E3" w14:paraId="7DE4F01F" w14:textId="77777777" w:rsidTr="002D48E3">
        <w:tc>
          <w:tcPr>
            <w:tcW w:w="3560" w:type="dxa"/>
            <w:vMerge/>
          </w:tcPr>
          <w:p w14:paraId="2741BA40" w14:textId="77777777" w:rsidR="008018C6" w:rsidRDefault="008018C6" w:rsidP="009F44CD"/>
        </w:tc>
        <w:tc>
          <w:tcPr>
            <w:tcW w:w="1457" w:type="dxa"/>
          </w:tcPr>
          <w:p w14:paraId="1F92F0CF" w14:textId="77777777" w:rsidR="008018C6" w:rsidRDefault="008018C6" w:rsidP="009F44CD">
            <w:r xmlns:w="http://schemas.openxmlformats.org/wordprocessingml/2006/main">
              <w:t xml:space="preserve">RH850/E2M</w:t>
            </w:r>
          </w:p>
        </w:tc>
        <w:tc>
          <w:tcPr>
            <w:tcW w:w="1448" w:type="dxa"/>
          </w:tcPr>
          <w:p w14:paraId="632CFA95" w14:textId="77777777" w:rsidR="008018C6" w:rsidRDefault="008018C6" w:rsidP="009F44CD">
            <w:r xmlns:w="http://schemas.openxmlformats.org/wordprocessingml/2006/main">
              <w:t xml:space="preserve">RH850/U2A</w:t>
            </w:r>
          </w:p>
        </w:tc>
        <w:tc>
          <w:tcPr>
            <w:tcW w:w="1496" w:type="dxa"/>
            <w:vMerge/>
          </w:tcPr>
          <w:p w14:paraId="4F96079C" w14:textId="77777777" w:rsidR="008018C6" w:rsidRDefault="008018C6" w:rsidP="009F44CD"/>
        </w:tc>
        <w:tc>
          <w:tcPr>
            <w:tcW w:w="1151" w:type="dxa"/>
          </w:tcPr>
          <w:p w14:paraId="49AED193" w14:textId="77777777" w:rsidR="008018C6" w:rsidRDefault="008018C6" w:rsidP="009F44CD">
            <w:r xmlns:w="http://schemas.openxmlformats.org/wordprocessingml/2006/main">
              <w:t xml:space="preserve">GHS biên dịch</w:t>
            </w:r>
          </w:p>
        </w:tc>
        <w:tc>
          <w:tcPr>
            <w:tcW w:w="1256" w:type="dxa"/>
          </w:tcPr>
          <w:p w14:paraId="52AACF70" w14:textId="77777777" w:rsidR="008018C6" w:rsidRDefault="005669F3" w:rsidP="009F44CD">
            <w:r xmlns:w="http://schemas.openxmlformats.org/wordprocessingml/2006/main">
              <w:t xml:space="preserve">Renesas biên dịch</w:t>
            </w:r>
          </w:p>
        </w:tc>
      </w:tr>
      <w:tr w:rsidR="002D48E3" w14:paraId="7B83D2FA" w14:textId="77777777" w:rsidTr="002D48E3">
        <w:tc>
          <w:tcPr>
            <w:tcW w:w="3560" w:type="dxa"/>
          </w:tcPr>
          <w:p w14:paraId="52DCDFCE" w14:textId="77777777" w:rsidR="008018C6" w:rsidRDefault="002D48E3" w:rsidP="009F44CD">
            <w:r xmlns:w="http://schemas.openxmlformats.org/wordprocessingml/2006/main" w:rsidRPr="002D48E3">
              <w:t xml:space="preserve">Mục tiêu nhúng cho vHILS</w:t>
            </w:r>
          </w:p>
        </w:tc>
        <w:tc>
          <w:tcPr>
            <w:tcW w:w="1457" w:type="dxa"/>
          </w:tcPr>
          <w:p w14:paraId="7E82B620" w14:textId="77777777" w:rsidR="008018C6" w:rsidRDefault="002D48E3" w:rsidP="009F44CD">
            <w:ins w:id="24" w:author="Duy Quoc. Tu" w:date="2017-11-27T09:47:00Z">
              <w:r w:rsidRPr="000648BC">
                <w:rPr>
                  <w:rFonts w:cstheme="majorHAnsi"/>
                  <w:sz w:val="22"/>
                  <w:szCs w:val="16"/>
                </w:rPr>
                <w:sym w:font="Symbol" w:char="F0D6"/>
              </w:r>
            </w:ins>
          </w:p>
        </w:tc>
        <w:tc>
          <w:tcPr>
            <w:tcW w:w="1448" w:type="dxa"/>
          </w:tcPr>
          <w:p w14:paraId="7791F716" w14:textId="77777777" w:rsidR="008018C6" w:rsidRDefault="002D48E3" w:rsidP="009F44CD">
            <w:ins w:id="25" w:author="Duy Quoc. Tu" w:date="2017-11-27T09:47:00Z">
              <w:r w:rsidRPr="000648BC">
                <w:rPr>
                  <w:rFonts w:cstheme="majorHAnsi"/>
                  <w:sz w:val="22"/>
                  <w:szCs w:val="16"/>
                </w:rPr>
                <w:sym w:font="Symbol" w:char="F0D6"/>
              </w:r>
            </w:ins>
          </w:p>
        </w:tc>
        <w:tc>
          <w:tcPr>
            <w:tcW w:w="1496" w:type="dxa"/>
          </w:tcPr>
          <w:p w14:paraId="35C104CC" w14:textId="77777777" w:rsidR="008018C6" w:rsidRDefault="002D48E3" w:rsidP="009F44CD">
            <w:ins w:id="26" w:author="Duy Quoc. Tu" w:date="2017-11-27T09:47:00Z">
              <w:r w:rsidRPr="000648BC">
                <w:rPr>
                  <w:rFonts w:cstheme="majorHAnsi"/>
                  <w:sz w:val="22"/>
                  <w:szCs w:val="16"/>
                </w:rPr>
                <w:sym w:font="Symbol" w:char="F0D6"/>
              </w:r>
            </w:ins>
          </w:p>
        </w:tc>
        <w:tc>
          <w:tcPr>
            <w:tcW w:w="1151" w:type="dxa"/>
          </w:tcPr>
          <w:p w14:paraId="48E1DF0D" w14:textId="77777777" w:rsidR="008018C6" w:rsidRDefault="002D48E3" w:rsidP="009F44CD">
            <w:ins w:id="27" w:author="Duy Quoc. Tu" w:date="2017-11-27T09:47:00Z">
              <w:r w:rsidRPr="000648BC">
                <w:rPr>
                  <w:rFonts w:cstheme="majorHAnsi"/>
                  <w:sz w:val="22"/>
                  <w:szCs w:val="16"/>
                </w:rPr>
                <w:sym w:font="Symbol" w:char="F0D6"/>
              </w:r>
            </w:ins>
          </w:p>
        </w:tc>
        <w:tc>
          <w:tcPr>
            <w:tcW w:w="1256" w:type="dxa"/>
          </w:tcPr>
          <w:p w14:paraId="1C36C081" w14:textId="77777777" w:rsidR="008018C6" w:rsidRDefault="002D48E3" w:rsidP="009F44CD">
            <w:ins w:id="28" w:author="Duy Quoc. Tu" w:date="2017-11-27T09:47:00Z">
              <w:r w:rsidRPr="000648BC">
                <w:rPr>
                  <w:rFonts w:cstheme="majorHAnsi"/>
                  <w:sz w:val="22"/>
                  <w:szCs w:val="16"/>
                </w:rPr>
                <w:sym w:font="Symbol" w:char="F0D6"/>
              </w:r>
            </w:ins>
          </w:p>
        </w:tc>
      </w:tr>
    </w:tbl>
    <w:p w14:paraId="0B41B0EB" w14:textId="77777777" w:rsidR="002D48E3" w:rsidRDefault="002D48E3" w:rsidP="009F44CD"/>
    <w:p w14:paraId="722CD0A7" w14:textId="77777777" w:rsidR="00D77B12" w:rsidRPr="00CB5188" w:rsidRDefault="00D77B12" w:rsidP="009F44CD">
      <w:pPr xmlns:w="http://schemas.openxmlformats.org/wordprocessingml/2006/main">
        <w:rPr>
          <w:b/>
        </w:rPr>
      </w:pPr>
      <w:r xmlns:w="http://schemas.openxmlformats.org/wordprocessingml/2006/main" w:rsidRPr="00CB5188">
        <w:rPr>
          <w:b/>
        </w:rPr>
        <w:t xml:space="preserve">Giấy phép sẽ được kiểm tra:</w:t>
      </w:r>
    </w:p>
    <w:p w14:paraId="3C4D9A18" w14:textId="77777777" w:rsidR="00CB5188" w:rsidRDefault="008018C6" w:rsidP="00611D1B">
      <w:pPr xmlns:w="http://schemas.openxmlformats.org/wordprocessingml/2006/main">
        <w:pStyle w:val="ListParagraph"/>
        <w:numPr>
          <w:ilvl w:val="0"/>
          <w:numId w:val="14"/>
        </w:numPr>
      </w:pPr>
      <w:r xmlns:w="http://schemas.openxmlformats.org/wordprocessingml/2006/main">
        <w:t xml:space="preserve">Kiểm tra giấy phép khi mở mô hình và thay đổi thành vhils.tlc. Nếu không có giấy phép, hãy thay đổi tlc thành ert.tlc và tắt tất cả các mục nhập.</w:t>
      </w:r>
    </w:p>
    <w:p w14:paraId="081D5547" w14:textId="77777777" w:rsidR="00D77B12" w:rsidRDefault="0038439A" w:rsidP="00D77B12">
      <w:pPr xmlns:w="http://schemas.openxmlformats.org/wordprocessingml/2006/main">
        <w:pStyle w:val="ListParagraph"/>
        <w:numPr>
          <w:ilvl w:val="0"/>
          <w:numId w:val="14"/>
        </w:numPr>
      </w:pPr>
      <w:r xmlns:w="http://schemas.openxmlformats.org/wordprocessingml/2006/main">
        <w:t xml:space="preserve">Kiểm tra giấy phép cho GUI khi chọn Dòng thiết bị tham khảo Bảng 2-3.</w:t>
      </w:r>
    </w:p>
    <w:p w14:paraId="685D2E00" w14:textId="77777777" w:rsidR="0038439A" w:rsidRDefault="00D77B12" w:rsidP="00D77B12">
      <w:pPr xmlns:w="http://schemas.openxmlformats.org/wordprocessingml/2006/main">
        <w:pStyle w:val="ListParagraph"/>
        <w:numPr>
          <w:ilvl w:val="0"/>
          <w:numId w:val="14"/>
        </w:numPr>
      </w:pPr>
      <w:r xmlns:w="http://schemas.openxmlformats.org/wordprocessingml/2006/main">
        <w:t xml:space="preserve">Kiểm tra giấy phép khi sử dụng lệnh MATLAB run_vlab.m.</w:t>
      </w:r>
    </w:p>
    <w:p w14:paraId="59BAB274" w14:textId="77777777" w:rsidR="00CB5188" w:rsidRDefault="0038439A" w:rsidP="00CB5188">
      <w:pPr xmlns:w="http://schemas.openxmlformats.org/wordprocessingml/2006/main">
        <w:pStyle w:val="ListParagraph"/>
        <w:numPr>
          <w:ilvl w:val="0"/>
          <w:numId w:val="14"/>
        </w:numPr>
      </w:pPr>
      <w:r xmlns:w="http://schemas.openxmlformats.org/wordprocessingml/2006/main">
        <w:t xml:space="preserve">Kiểm tra giấy phép cho khối S-Function. Lý do: người dùng có thể sử dụng chức năng khối S để tạo mã nguồn ngoại vi theo cách thủ công. Do đó, cần phải kiểm tra giấy phép cho khối S-Function.</w:t>
      </w:r>
    </w:p>
    <w:p w14:paraId="6A5D0107" w14:textId="77777777" w:rsidR="00734B65" w:rsidRDefault="00734B65">
      <w:r>
        <w:br w:type="page"/>
      </w:r>
    </w:p>
    <w:p w14:paraId="0CFD512C" w14:textId="77777777" w:rsidR="00734B65" w:rsidRDefault="00734B65" w:rsidP="00734B65">
      <w:pPr xmlns:w="http://schemas.openxmlformats.org/wordprocessingml/2006/main">
        <w:pStyle w:val="Heading1"/>
      </w:pPr>
      <w:bookmarkStart xmlns:w="http://schemas.openxmlformats.org/wordprocessingml/2006/main" w:id="29" w:name="_Toc56953563"/>
      <w:r xmlns:w="http://schemas.openxmlformats.org/wordprocessingml/2006/main">
        <w:lastRenderedPageBreak xmlns:w="http://schemas.openxmlformats.org/wordprocessingml/2006/main"/>
      </w:r>
      <w:r xmlns:w="http://schemas.openxmlformats.org/wordprocessingml/2006/main">
        <w:t xml:space="preserve">Biên dịch mã nguồn được tạo</w:t>
      </w:r>
      <w:bookmarkEnd xmlns:w="http://schemas.openxmlformats.org/wordprocessingml/2006/main" w:id="29"/>
    </w:p>
    <w:p w14:paraId="6D1FC07A" w14:textId="77777777" w:rsidR="0029786E" w:rsidRDefault="0029786E" w:rsidP="0029786E">
      <w:pPr xmlns:w="http://schemas.openxmlformats.org/wordprocessingml/2006/main">
        <w:pStyle w:val="Heading2"/>
      </w:pPr>
      <w:bookmarkStart xmlns:w="http://schemas.openxmlformats.org/wordprocessingml/2006/main" w:id="30" w:name="_Toc56953564"/>
      <w:r xmlns:w="http://schemas.openxmlformats.org/wordprocessingml/2006/main">
        <w:t xml:space="preserve">Tổng quan về Makefile</w:t>
      </w:r>
      <w:bookmarkEnd xmlns:w="http://schemas.openxmlformats.org/wordprocessingml/2006/main" w:id="30"/>
    </w:p>
    <w:p w14:paraId="7627EAB3" w14:textId="77777777" w:rsidR="0029786E" w:rsidRDefault="0029786E" w:rsidP="0029786E">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573248" behindDoc="0" locked="0" layoutInCell="1" allowOverlap="1" wp14:anchorId="41F562C9" wp14:editId="7DDB92EE">
            <wp:simplePos x="0" y="0"/>
            <wp:positionH relativeFrom="column">
              <wp:posOffset>-502920</wp:posOffset>
            </wp:positionH>
            <wp:positionV relativeFrom="paragraph">
              <wp:posOffset>635635</wp:posOffset>
            </wp:positionV>
            <wp:extent cx="6901180" cy="326072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file_system_spec.png"/>
                    <pic:cNvPicPr/>
                  </pic:nvPicPr>
                  <pic:blipFill>
                    <a:blip r:embed="rId69">
                      <a:extLst>
                        <a:ext uri="{28A0092B-C50C-407E-A947-70E740481C1C}">
                          <a14:useLocalDpi xmlns:a14="http://schemas.microsoft.com/office/drawing/2010/main" val="0"/>
                        </a:ext>
                      </a:extLst>
                    </a:blip>
                    <a:stretch>
                      <a:fillRect/>
                    </a:stretch>
                  </pic:blipFill>
                  <pic:spPr>
                    <a:xfrm>
                      <a:off x="0" y="0"/>
                      <a:ext cx="6901180" cy="3260725"/>
                    </a:xfrm>
                    <a:prstGeom prst="rect">
                      <a:avLst/>
                    </a:prstGeom>
                  </pic:spPr>
                </pic:pic>
              </a:graphicData>
            </a:graphic>
            <wp14:sizeRelH relativeFrom="page">
              <wp14:pctWidth>0</wp14:pctWidth>
            </wp14:sizeRelH>
            <wp14:sizeRelV relativeFrom="page">
              <wp14:pctHeight>0</wp14:pctHeight>
            </wp14:sizeRelV>
          </wp:anchor>
        </w:drawing>
      </w:r>
      <w:r xmlns:w="http://schemas.openxmlformats.org/wordprocessingml/2006/main">
        <w:t xml:space="preserve">Sơ đồ bên dưới là hệ thống tổng quan Make file (áp dụng cho cả GHS và Renesas Compiler)</w:t>
      </w:r>
    </w:p>
    <w:p w14:paraId="7463C1E5" w14:textId="77777777" w:rsidR="0029786E" w:rsidRDefault="005B7B24" w:rsidP="0029786E">
      <w:pPr xmlns:w="http://schemas.openxmlformats.org/wordprocessingml/2006/main">
        <w:pStyle w:val="Heading2"/>
      </w:pPr>
      <w:bookmarkStart xmlns:w="http://schemas.openxmlformats.org/wordprocessingml/2006/main" w:id="31" w:name="_Toc56953565"/>
      <w:r xmlns:w="http://schemas.openxmlformats.org/wordprocessingml/2006/main">
        <w:t xml:space="preserve">Hỗ trợ đặc điểm kỹ thuật Renesas biên dịch.</w:t>
      </w:r>
      <w:bookmarkEnd xmlns:w="http://schemas.openxmlformats.org/wordprocessingml/2006/main" w:id="31"/>
    </w:p>
    <w:p w14:paraId="32126B8C" w14:textId="77777777" w:rsidR="00734B65" w:rsidRDefault="0029786E" w:rsidP="00734B65">
      <w:pPr xmlns:w="http://schemas.openxmlformats.org/wordprocessingml/2006/main">
        <w:pStyle w:val="Heading3"/>
      </w:pPr>
      <w:bookmarkStart xmlns:w="http://schemas.openxmlformats.org/wordprocessingml/2006/main" w:id="32" w:name="_Toc56953566"/>
      <w:r xmlns:w="http://schemas.openxmlformats.org/wordprocessingml/2006/main">
        <w:t xml:space="preserve">Build and link line command</w:t>
      </w:r>
      <w:bookmarkEnd xmlns:w="http://schemas.openxmlformats.org/wordprocessingml/2006/main" w:id="32"/>
    </w:p>
    <w:p w14:paraId="07B4AF5B" w14:textId="77777777" w:rsidR="008D591C" w:rsidRDefault="008D591C" w:rsidP="00734B65"/>
    <w:p w14:paraId="39B7F333" w14:textId="77777777" w:rsidR="00DE18F1" w:rsidRDefault="00DE18F1" w:rsidP="00734B65">
      <w:r xmlns:w="http://schemas.openxmlformats.org/wordprocessingml/2006/main">
        <w:t xml:space="preserve">Tham khảo tệp C:\Program Files (x86)\Renesas Electronics\CS+\CC\CC-RH\Help\Compiler-CCRH.chm. Đây là những dòng lệnh cần thiết để sử dụng Renesas biên dịch biên dịch.</w:t>
      </w:r>
    </w:p>
    <w:p w14:paraId="60F9CDC2" w14:textId="77777777" w:rsidR="00DE18F1" w:rsidRDefault="00DE18F1" w:rsidP="00734B65"/>
    <w:p w14:paraId="6A576A55" w14:textId="77777777" w:rsidR="00734B65" w:rsidRDefault="00B20782" w:rsidP="00734B65">
      <w:r xmlns:w="http://schemas.openxmlformats.org/wordprocessingml/2006/main">
        <w:t xml:space="preserve">To compile mã nguồn c và mã nguồn gắn kết thành tệp đối tượng</w:t>
      </w:r>
    </w:p>
    <w:p w14:paraId="36973D6F" w14:textId="77777777" w:rsidR="00B20782" w:rsidRPr="00FC1D8D" w:rsidRDefault="00B20782" w:rsidP="00734B65">
      <w:pPr xmlns:w="http://schemas.openxmlformats.org/wordprocessingml/2006/main">
        <w:rPr>
          <w:b/>
        </w:rPr>
      </w:pPr>
      <w:r xmlns:w="http://schemas.openxmlformats.org/wordprocessingml/2006/main" w:rsidRPr="00FC1D8D">
        <w:rPr>
          <w:b/>
        </w:rPr>
        <w:t xml:space="preserve">Đối xứng với mã nguồn cài đặt nhanh:</w:t>
      </w:r>
    </w:p>
    <w:p w14:paraId="631C9D25" w14:textId="77777777" w:rsidR="004B434B" w:rsidRDefault="00FC1D8D" w:rsidP="00B20782">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t xml:space="preserve">ccrh.exe &lt;filename&gt;.asm … &lt;filename_N&gt;.asm –Xcpu=g4mh –g –c –Xmsg_lang=English -I&lt;include dir&gt; -&lt;macro1&gt;,&lt;macro2&gt;,…&lt;macro_N&gt;</w:t>
      </w:r>
    </w:p>
    <w:p w14:paraId="5BC57BC4" w14:textId="77777777" w:rsidR="00B20782" w:rsidRDefault="00B20782" w:rsidP="00734B65"/>
    <w:p w14:paraId="4229FA8D" w14:textId="77777777" w:rsidR="00B20782" w:rsidRPr="00FC1D8D" w:rsidRDefault="00B20782" w:rsidP="00734B65">
      <w:pPr xmlns:w="http://schemas.openxmlformats.org/wordprocessingml/2006/main">
        <w:rPr>
          <w:b/>
        </w:rPr>
      </w:pPr>
      <w:r xmlns:w="http://schemas.openxmlformats.org/wordprocessingml/2006/main" w:rsidRPr="00FC1D8D">
        <w:rPr>
          <w:b/>
        </w:rPr>
        <w:t xml:space="preserve">Đối với mã nguồn c:</w:t>
      </w:r>
    </w:p>
    <w:p w14:paraId="5F7DBFB9" w14:textId="77777777" w:rsidR="00B20782" w:rsidRPr="00B20782" w:rsidRDefault="00B20782" w:rsidP="00B20782">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rsidRPr="00B20782">
        <w:t xml:space="preserve">ccrh.exe &lt;filename&gt;.c … &lt;filename_N&gt;.c –Xcpu=g4mh -g –g_line –c –Xmsg_lang=English -I&lt;include dir&gt; -&lt;macro1&gt;,&lt;macro2&gt;,…&lt;macro_N&gt;</w:t>
      </w:r>
    </w:p>
    <w:p w14:paraId="76310780" w14:textId="77777777" w:rsidR="00B20782" w:rsidRDefault="00B20782" w:rsidP="00734B65"/>
    <w:p w14:paraId="51F9BDE6" w14:textId="77777777" w:rsidR="00E83CEB" w:rsidRDefault="00E83CEB" w:rsidP="00734B65"/>
    <w:p w14:paraId="74F6F8E4" w14:textId="77777777" w:rsidR="001B7CBB" w:rsidRPr="00E6439A" w:rsidRDefault="001B7CBB" w:rsidP="00734B65">
      <w:pPr xmlns:w="http://schemas.openxmlformats.org/wordprocessingml/2006/main">
        <w:rPr>
          <w:b/>
        </w:rPr>
      </w:pPr>
      <w:r xmlns:w="http://schemas.openxmlformats.org/wordprocessingml/2006/main" w:rsidRPr="00E6439A">
        <w:rPr>
          <w:b/>
        </w:rPr>
        <w:lastRenderedPageBreak xmlns:w="http://schemas.openxmlformats.org/wordprocessingml/2006/main"/>
      </w:r>
      <w:r xmlns:w="http://schemas.openxmlformats.org/wordprocessingml/2006/main" w:rsidR="00E6439A" w:rsidRPr="00E6439A">
        <w:rPr>
          <w:b/>
        </w:rPr>
        <w:t xml:space="preserve">Lệnh liên kết :</w:t>
      </w:r>
    </w:p>
    <w:p w14:paraId="41B748F3" w14:textId="77777777" w:rsidR="00E6439A" w:rsidRDefault="00E6439A" w:rsidP="00734B65">
      <w:r xmlns:w="http://schemas.openxmlformats.org/wordprocessingml/2006/main">
        <w:t xml:space="preserve">Liên kết tất cả các đối tượng được tạo từ mã nguồn C và mã nguồn gắn kết nhanh để tạo tệp hex.</w:t>
      </w:r>
    </w:p>
    <w:p w14:paraId="2F767183" w14:textId="77777777" w:rsidR="00B20782" w:rsidRPr="00B20782" w:rsidRDefault="00B20782" w:rsidP="00B20782">
      <w:pPr xmlns:w="http://schemas.openxmlformats.org/wordprocessingml/2006/main">
        <w:pBdr>
          <w:top w:val="single" w:sz="4" w:space="1" w:color="auto"/>
          <w:left w:val="single" w:sz="4" w:space="4" w:color="auto"/>
          <w:bottom w:val="single" w:sz="4" w:space="1" w:color="auto"/>
          <w:right w:val="single" w:sz="4" w:space="4" w:color="auto"/>
        </w:pBdr>
      </w:pPr>
      <w:r xmlns:w="http://schemas.openxmlformats.org/wordprocessingml/2006/main" w:rsidRPr="00B20782">
        <w:t xml:space="preserve">rlink.exe –subcommand=“.\&lt;filename&gt;.clnk”</w:t>
      </w:r>
    </w:p>
    <w:p w14:paraId="6DED8342" w14:textId="77777777" w:rsidR="001B7CBB" w:rsidRPr="00734B65" w:rsidRDefault="001B7CBB" w:rsidP="00734B65"/>
    <w:p w14:paraId="4BD15E8E" w14:textId="77777777" w:rsidR="005433F9" w:rsidRDefault="00E83CEB" w:rsidP="005433F9">
      <w:pPr xmlns:w="http://schemas.openxmlformats.org/wordprocessingml/2006/main">
        <w:pStyle w:val="Heading3"/>
      </w:pPr>
      <w:bookmarkStart xmlns:w="http://schemas.openxmlformats.org/wordprocessingml/2006/main" w:id="33" w:name="_Toc56953567"/>
      <w:r xmlns:w="http://schemas.openxmlformats.org/wordprocessingml/2006/main">
        <w:t xml:space="preserve">Cập nhật thời điểm khi hỗ trợ Renesas biên dịch</w:t>
      </w:r>
      <w:bookmarkEnd xmlns:w="http://schemas.openxmlformats.org/wordprocessingml/2006/main" w:id="33"/>
    </w:p>
    <w:p w14:paraId="3A2556DC" w14:textId="77777777" w:rsidR="005433F9" w:rsidRDefault="00E83CEB" w:rsidP="005433F9">
      <w:r xmlns:w="http://schemas.openxmlformats.org/wordprocessingml/2006/main">
        <w:t xml:space="preserve">Đây là những điểm được cập nhật liên quan đến việc tạo tệp.</w:t>
      </w:r>
    </w:p>
    <w:p w14:paraId="458217A1" w14:textId="77777777" w:rsidR="004A3FB6" w:rsidRDefault="004A3FB6" w:rsidP="00B355A2">
      <w:pPr xmlns:w="http://schemas.openxmlformats.org/wordprocessingml/2006/main">
        <w:pStyle w:val="ListParagraph"/>
        <w:numPr>
          <w:ilvl w:val="0"/>
          <w:numId w:val="14"/>
        </w:numPr>
      </w:pPr>
      <w:r xmlns:w="http://schemas.openxmlformats.org/wordprocessingml/2006/main">
        <w:t xml:space="preserve">Chuẩn bị mã khởi động mẫu cho Renesas biên dịch biên dịch (all E2M, U2A)</w:t>
      </w:r>
    </w:p>
    <w:p w14:paraId="2AD14FEF" w14:textId="77777777" w:rsidR="005433F9" w:rsidRDefault="005433F9" w:rsidP="00B355A2">
      <w:pPr xmlns:w="http://schemas.openxmlformats.org/wordprocessingml/2006/main">
        <w:pStyle w:val="ListParagraph"/>
        <w:numPr>
          <w:ilvl w:val="0"/>
          <w:numId w:val="14"/>
        </w:numPr>
      </w:pPr>
      <w:r xmlns:w="http://schemas.openxmlformats.org/wordprocessingml/2006/main">
        <w:t xml:space="preserve">Cập nhật dòng lệnh trên các tệp tùy chọn của trình biên dịch ( </w:t>
      </w:r>
      <w:r xmlns:w="http://schemas.openxmlformats.org/wordprocessingml/2006/main" w:rsidRPr="00E83CEB">
        <w:rPr>
          <w:i/>
        </w:rPr>
        <w:t xml:space="preserve">Common file\compiler\rh850_r4_2_2_defs.mak </w:t>
      </w:r>
      <w:r xmlns:w="http://schemas.openxmlformats.org/wordprocessingml/2006/main" w:rsidR="00E83CEB">
        <w:t xml:space="preserve">).</w:t>
      </w:r>
    </w:p>
    <w:p w14:paraId="3AF45280" w14:textId="77777777" w:rsidR="00777B1E" w:rsidRDefault="00777B1E" w:rsidP="00777B1E">
      <w:pPr xmlns:w="http://schemas.openxmlformats.org/wordprocessingml/2006/main">
        <w:pStyle w:val="ListParagraph"/>
        <w:numPr>
          <w:ilvl w:val="0"/>
          <w:numId w:val="14"/>
        </w:numPr>
      </w:pPr>
      <w:r xmlns:w="http://schemas.openxmlformats.org/wordprocessingml/2006/main">
        <w:t xml:space="preserve">Cập nhật vị trí công cụ cụ thể trong tệp config.mak.</w:t>
      </w:r>
    </w:p>
    <w:p w14:paraId="4A0DC7B3" w14:textId="77777777" w:rsidR="0090275F" w:rsidRDefault="005433F9" w:rsidP="0090275F">
      <w:pPr xmlns:w="http://schemas.openxmlformats.org/wordprocessingml/2006/main">
        <w:pStyle w:val="ListParagraph"/>
        <w:numPr>
          <w:ilvl w:val="0"/>
          <w:numId w:val="14"/>
        </w:numPr>
      </w:pPr>
      <w:r xmlns:w="http://schemas.openxmlformats.org/wordprocessingml/2006/main">
        <w:t xml:space="preserve">Cập nhật dòng lệnh của liên kết trình trong tệp makefile phụ.</w:t>
      </w:r>
    </w:p>
    <w:p w14:paraId="0DB2F7A5" w14:textId="77777777" w:rsidR="0090275F" w:rsidRDefault="004A3FB6" w:rsidP="0090275F">
      <w:pPr xmlns:w="http://schemas.openxmlformats.org/wordprocessingml/2006/main">
        <w:pStyle w:val="ListParagraph"/>
        <w:numPr>
          <w:ilvl w:val="0"/>
          <w:numId w:val="14"/>
        </w:numPr>
      </w:pPr>
      <w:r xmlns:w="http://schemas.openxmlformats.org/wordprocessingml/2006/main">
        <w:t xml:space="preserve">Build lại thư mục tệp chung và thư mục tạo tệp mẫu.</w:t>
      </w:r>
      <w:r xmlns:w="http://schemas.openxmlformats.org/wordprocessingml/2006/main">
        <w:br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B355A2">
        <w:rPr>
          <w:rFonts w:eastAsiaTheme="majorEastAsia" w:cs="Times New Roman"/>
          <w:b/>
          <w:noProof/>
          <w:sz w:val="28"/>
          <w:szCs w:val="24"/>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BA0B376" wp14:editId="0F11B194">
            <wp:extent cx="3171825" cy="2847975"/>
            <wp:effectExtent l="0" t="0" r="9525" b="9525"/>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71825" cy="28479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25D331B6" w14:textId="77777777" w:rsidR="004A3FB6" w:rsidRDefault="004A3FB6" w:rsidP="004A3FB6">
      <w:pPr xmlns:w="http://schemas.openxmlformats.org/wordprocessingml/2006/main">
        <w:pStyle w:val="ListParagraph"/>
      </w:pPr>
      <w:r xmlns:w="http://schemas.openxmlformats.org/wordprocessingml/2006/main">
        <w:t xml:space="preserve">Thư mục Common_files và thư mục tạo là thư mục được tạo cho Dòng thiết bị đích và Bảng công cụ đích.</w:t>
      </w:r>
    </w:p>
    <w:p w14:paraId="3226D282" w14:textId="77777777" w:rsidR="004A3FB6" w:rsidRDefault="004A3FB6" w:rsidP="004A3FB6">
      <w:pPr>
        <w:pStyle w:val="ListParagraph"/>
      </w:pPr>
    </w:p>
    <w:p w14:paraId="16669255" w14:textId="77777777" w:rsidR="004A3FB6" w:rsidRDefault="004A3FB6" w:rsidP="004A3FB6">
      <w:pPr xmlns:w="http://schemas.openxmlformats.org/wordprocessingml/2006/main">
        <w:pStyle w:val="ListParagraph"/>
      </w:pPr>
      <w:r xmlns:w="http://schemas.openxmlformats.org/wordprocessingml/2006/main">
        <w:t xml:space="preserve">Thư mục tạo là thư mục được tạo cho Công cụ xây dựng đích.</w:t>
      </w:r>
    </w:p>
    <w:p w14:paraId="780876D4" w14:textId="77777777" w:rsidR="004A3FB6" w:rsidRDefault="004A3FB6" w:rsidP="004A3FB6">
      <w:pPr>
        <w:pStyle w:val="ListParagraph"/>
      </w:pPr>
    </w:p>
    <w:p w14:paraId="77C3ACCE" w14:textId="77777777" w:rsidR="004B434B" w:rsidRDefault="004A3FB6" w:rsidP="0090275F">
      <w:pPr xmlns:w="http://schemas.openxmlformats.org/wordprocessingml/2006/main">
        <w:pStyle w:val="ListParagraph"/>
        <w:numPr>
          <w:ilvl w:val="0"/>
          <w:numId w:val="14"/>
        </w:numPr>
      </w:pPr>
      <w:r xmlns:w="http://schemas.openxmlformats.org/wordprocessingml/2006/main">
        <w:t xml:space="preserve">Liệt kê tất cả các tệp ASM có đuôi .asm. Sau đó, thêm chúng vào config.mak. (Khi sử dụng GHS, suffix là .850)</w:t>
      </w:r>
    </w:p>
    <w:p w14:paraId="28C95C8A" w14:textId="77777777" w:rsidR="004B434B" w:rsidRDefault="004B434B" w:rsidP="0090275F">
      <w:pPr xmlns:w="http://schemas.openxmlformats.org/wordprocessingml/2006/main">
        <w:pStyle w:val="ListParagraph"/>
        <w:numPr>
          <w:ilvl w:val="0"/>
          <w:numId w:val="14"/>
        </w:numPr>
      </w:pPr>
      <w:r xmlns:w="http://schemas.openxmlformats.org/wordprocessingml/2006/main">
        <w:t xml:space="preserve">Sửa lỗi không khớp về cú pháp giữa trình biên dịch GHS và Renesas (ví dụ: __asm(&lt;chỉ lệnh asm&gt;), __interrupt…) trong mã nguồn C.</w:t>
      </w:r>
    </w:p>
    <w:p w14:paraId="4FEFDDCB" w14:textId="77777777" w:rsidR="005433F9" w:rsidRDefault="005433F9" w:rsidP="00022DBA"/>
    <w:p w14:paraId="401C8F69" w14:textId="77777777" w:rsidR="005433F9" w:rsidRDefault="005433F9" w:rsidP="00404EC0">
      <w:pPr xmlns:w="http://schemas.openxmlformats.org/wordprocessingml/2006/main">
        <w:pStyle w:val="Heading3"/>
      </w:pPr>
      <w:bookmarkStart xmlns:w="http://schemas.openxmlformats.org/wordprocessingml/2006/main" w:id="34" w:name="_Toc56953568"/>
      <w:r xmlns:w="http://schemas.openxmlformats.org/wordprocessingml/2006/main">
        <w:t xml:space="preserve">Kết quả sau khi thực hiện</w:t>
      </w:r>
      <w:bookmarkEnd xmlns:w="http://schemas.openxmlformats.org/wordprocessingml/2006/main" w:id="34"/>
    </w:p>
    <w:p w14:paraId="22B680BE" w14:textId="77777777" w:rsidR="005433F9" w:rsidRDefault="005433F9" w:rsidP="00022DBA">
      <w:r xmlns:w="http://schemas.openxmlformats.org/wordprocessingml/2006/main">
        <w:t xml:space="preserve">Tệp đối tượng được tạo bằng trình biên dịch Renesas.</w:t>
      </w:r>
    </w:p>
    <w:p w14:paraId="4E75CB72" w14:textId="77777777" w:rsidR="00404EC0" w:rsidRDefault="00404EC0" w:rsidP="00022DBA">
      <w:r w:rsidRPr="00404EC0">
        <w:rPr>
          <w:noProof/>
        </w:rPr>
        <w:lastRenderedPageBreak/>
        <w:drawing>
          <wp:inline distT="0" distB="0" distL="0" distR="0" wp14:anchorId="34D62A0C" wp14:editId="1717D971">
            <wp:extent cx="5612130" cy="2202815"/>
            <wp:effectExtent l="19050" t="19050" r="26670" b="260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2202815"/>
                    </a:xfrm>
                    <a:prstGeom prst="rect">
                      <a:avLst/>
                    </a:prstGeom>
                    <a:noFill/>
                    <a:ln w="9525">
                      <a:solidFill>
                        <a:schemeClr val="tx1"/>
                      </a:solidFill>
                      <a:miter lim="800000"/>
                      <a:headEnd/>
                      <a:tailEnd/>
                    </a:ln>
                  </pic:spPr>
                </pic:pic>
              </a:graphicData>
            </a:graphic>
          </wp:inline>
        </w:drawing>
      </w:r>
    </w:p>
    <w:p w14:paraId="180AA6C3" w14:textId="77777777" w:rsidR="00404EC0" w:rsidRDefault="00404EC0" w:rsidP="00022DBA"/>
    <w:p w14:paraId="6BAC5237" w14:textId="77777777" w:rsidR="00404EC0" w:rsidRPr="008F14F9" w:rsidRDefault="00404EC0" w:rsidP="00022DBA">
      <w:r w:rsidRPr="00404EC0">
        <w:rPr>
          <w:noProof/>
        </w:rPr>
        <w:drawing>
          <wp:inline distT="0" distB="0" distL="0" distR="0" wp14:anchorId="08FD77AE" wp14:editId="7EE50774">
            <wp:extent cx="2069523" cy="5334000"/>
            <wp:effectExtent l="0" t="0" r="6985"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69523" cy="5334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4CDAFDD8" w14:textId="77777777" w:rsidR="00404EC0" w:rsidRDefault="00404EC0" w:rsidP="00022DBA"/>
    <w:p w14:paraId="084916AC" w14:textId="77777777" w:rsidR="009D5BBB" w:rsidRDefault="009D5BBB">
      <w:r>
        <w:br w:type="page"/>
      </w:r>
    </w:p>
    <w:p w14:paraId="76F777BB" w14:textId="77777777" w:rsidR="009D5BBB" w:rsidRDefault="005F7178" w:rsidP="009D5BBB">
      <w:pPr xmlns:w="http://schemas.openxmlformats.org/wordprocessingml/2006/main">
        <w:pStyle w:val="Heading1"/>
      </w:pPr>
      <w:r xmlns:w="http://schemas.openxmlformats.org/wordprocessingml/2006/main">
        <w:lastRenderedPageBreak xmlns:w="http://schemas.openxmlformats.org/wordprocessingml/2006/main"/>
      </w:r>
      <w:r xmlns:w="http://schemas.openxmlformats.org/wordprocessingml/2006/main">
        <w:t xml:space="preserve">Cài đặt môi trường bổ sung cho vHILS</w:t>
      </w:r>
    </w:p>
    <w:p w14:paraId="0EB94A6E" w14:textId="77777777" w:rsidR="005F7178" w:rsidRDefault="005F7178" w:rsidP="005F7178"/>
    <w:p w14:paraId="75691D6C" w14:textId="77777777" w:rsidR="005F7178" w:rsidRDefault="005F7178" w:rsidP="005F7178">
      <w:r xmlns:w="http://schemas.openxmlformats.org/wordprocessingml/2006/main">
        <w:t xml:space="preserve">Chuyển đến cài đặt [Windows môi trường]:</w:t>
      </w:r>
    </w:p>
    <w:p w14:paraId="5C9AB2AA" w14:textId="77777777" w:rsidR="005F7178" w:rsidRPr="005F7178" w:rsidRDefault="005F7178" w:rsidP="005F7178">
      <w:r xmlns:w="http://schemas.openxmlformats.org/wordprocessingml/2006/main">
        <w:t xml:space="preserve">Set the left side variable</w:t>
      </w:r>
    </w:p>
    <w:tbl>
      <w:tblPr>
        <w:tblStyle w:val="TableGrid"/>
        <w:tblW w:w="0" w:type="auto"/>
        <w:tblLook w:val="04A0" w:firstRow="1" w:lastRow="0" w:firstColumn="1" w:lastColumn="0" w:noHBand="0" w:noVBand="1"/>
      </w:tblPr>
      <w:tblGrid>
        <w:gridCol w:w="4621"/>
        <w:gridCol w:w="4621"/>
      </w:tblGrid>
      <w:tr w:rsidR="005F7178" w14:paraId="283309F5" w14:textId="77777777" w:rsidTr="005F7178">
        <w:tc>
          <w:tcPr>
            <w:tcW w:w="4621" w:type="dxa"/>
          </w:tcPr>
          <w:p w14:paraId="35C51C78" w14:textId="77777777" w:rsidR="005F7178" w:rsidRDefault="005F7178" w:rsidP="009D5BBB">
            <w:r xmlns:w="http://schemas.openxmlformats.org/wordprocessingml/2006/main">
              <w:t xml:space="preserve">Change</w:t>
            </w:r>
          </w:p>
        </w:tc>
        <w:tc>
          <w:tcPr>
            <w:tcW w:w="4621" w:type="dxa"/>
          </w:tcPr>
          <w:p w14:paraId="65E1F2F8" w14:textId="77777777" w:rsidR="005F7178" w:rsidRDefault="005F7178" w:rsidP="009D5BBB">
            <w:r xmlns:w="http://schemas.openxmlformats.org/wordprocessingml/2006/main">
              <w:t xml:space="preserve">value</w:t>
            </w:r>
          </w:p>
        </w:tc>
      </w:tr>
      <w:tr w:rsidR="005F7178" w14:paraId="0A88C51B" w14:textId="77777777" w:rsidTr="005F7178">
        <w:tc>
          <w:tcPr>
            <w:tcW w:w="4621" w:type="dxa"/>
          </w:tcPr>
          <w:p w14:paraId="4911CB21" w14:textId="77777777" w:rsidR="005F7178" w:rsidRDefault="005F7178" w:rsidP="009D5BBB">
            <w:r xmlns:w="http://schemas.openxmlformats.org/wordprocessingml/2006/main" w:rsidRPr="005F7178">
              <w:t xml:space="preserve">RH850_USE_ERAY_CANOE</w:t>
            </w:r>
          </w:p>
        </w:tc>
        <w:tc>
          <w:tcPr>
            <w:tcW w:w="4621" w:type="dxa"/>
          </w:tcPr>
          <w:p w14:paraId="4AAA83A2" w14:textId="77777777" w:rsidR="005F7178" w:rsidRDefault="005F7178" w:rsidP="009D5BBB">
            <w:r xmlns:w="http://schemas.openxmlformats.org/wordprocessingml/2006/main" w:rsidRPr="005F7178">
              <w:t xml:space="preserve">Điều đó</w:t>
            </w:r>
          </w:p>
        </w:tc>
      </w:tr>
      <w:tr w:rsidR="005F7178" w14:paraId="44F11441" w14:textId="77777777" w:rsidTr="005F7178">
        <w:tc>
          <w:tcPr>
            <w:tcW w:w="4621" w:type="dxa"/>
          </w:tcPr>
          <w:p w14:paraId="3BFE5BD3" w14:textId="77777777" w:rsidR="005F7178" w:rsidRDefault="005F7178" w:rsidP="009D5BBB">
            <w:r xmlns:w="http://schemas.openxmlformats.org/wordprocessingml/2006/main" w:rsidRPr="005F7178">
              <w:t xml:space="preserve">RLM_LICENSE</w:t>
            </w:r>
          </w:p>
        </w:tc>
        <w:tc>
          <w:tcPr>
            <w:tcW w:w="4621" w:type="dxa"/>
          </w:tcPr>
          <w:p w14:paraId="28157E47" w14:textId="77777777" w:rsidR="005F7178" w:rsidRDefault="005F7178" w:rsidP="009D5BBB">
            <w:r xmlns:w="http://schemas.openxmlformats.org/wordprocessingml/2006/main">
              <w:t xml:space="preserve">Giấy phép của bạn.</w:t>
            </w:r>
          </w:p>
          <w:p w14:paraId="5B9A2E5A" w14:textId="77777777" w:rsidR="005F7178" w:rsidRDefault="00FD73AB" w:rsidP="009D5BBB">
            <w:r xmlns:w="http://schemas.openxmlformats.org/wordprocessingml/2006/main">
              <w:rPr>
                <w:color w:val="FF0000"/>
              </w:rPr>
              <w:t xml:space="preserve">Giấy phép RVC (Bảo mật): </w:t>
            </w:r>
            <w:r xmlns:w="http://schemas.openxmlformats.org/wordprocessingml/2006/main" w:rsidR="005F7178">
              <w:rPr>
                <w:color w:val="FF0000"/>
              </w:rPr>
              <w:br xmlns:w="http://schemas.openxmlformats.org/wordprocessingml/2006/main"/>
            </w:r>
            <w:r xmlns:w="http://schemas.openxmlformats.org/wordprocessingml/2006/main" w:rsidR="005F7178" w:rsidRPr="005F7178">
              <w:rPr>
                <w:color w:val="FF0000"/>
              </w:rPr>
              <w:t xml:space="preserve">5053@172.29.138.155</w:t>
            </w:r>
          </w:p>
        </w:tc>
      </w:tr>
      <w:tr w:rsidR="005F7178" w14:paraId="154CC72A" w14:textId="77777777" w:rsidTr="005F7178">
        <w:tc>
          <w:tcPr>
            <w:tcW w:w="4621" w:type="dxa"/>
          </w:tcPr>
          <w:p w14:paraId="6FA2C81E" w14:textId="77777777" w:rsidR="005F7178" w:rsidRDefault="005F7178" w:rsidP="009D5BBB">
            <w:r xmlns:w="http://schemas.openxmlformats.org/wordprocessingml/2006/main" w:rsidRPr="005F7178">
              <w:t xml:space="preserve">VLAB_HOME</w:t>
            </w:r>
          </w:p>
        </w:tc>
        <w:tc>
          <w:tcPr>
            <w:tcW w:w="4621" w:type="dxa"/>
          </w:tcPr>
          <w:p w14:paraId="52E4242D" w14:textId="77777777" w:rsidR="005F7178" w:rsidRDefault="005F7178" w:rsidP="009D5BBB">
            <w:r xmlns:w="http://schemas.openxmlformats.org/wordprocessingml/2006/main">
              <w:t xml:space="preserve">Thư mục cài đặt VLAB của bạn</w:t>
            </w:r>
          </w:p>
        </w:tc>
      </w:tr>
      <w:tr w:rsidR="005F7178" w14:paraId="4D630EB9" w14:textId="77777777" w:rsidTr="005F7178">
        <w:tc>
          <w:tcPr>
            <w:tcW w:w="4621" w:type="dxa"/>
          </w:tcPr>
          <w:p w14:paraId="3D81508D" w14:textId="77777777" w:rsidR="005F7178" w:rsidRDefault="00FD73AB" w:rsidP="009D5BBB">
            <w:r xmlns:w="http://schemas.openxmlformats.org/wordprocessingml/2006/main">
              <w:t xml:space="preserve">Con đường</w:t>
            </w:r>
          </w:p>
        </w:tc>
        <w:tc>
          <w:tcPr>
            <w:tcW w:w="4621" w:type="dxa"/>
          </w:tcPr>
          <w:p w14:paraId="24FC1734" w14:textId="77777777" w:rsidR="005F7178" w:rsidRDefault="005F7178" w:rsidP="005F7178">
            <w:r xmlns:w="http://schemas.openxmlformats.org/wordprocessingml/2006/main">
              <w:t xml:space="preserve">Add &lt;thư mục cài đặt MATLAB&gt;</w:t>
            </w:r>
          </w:p>
          <w:p w14:paraId="7612E188" w14:textId="77777777" w:rsidR="005F7178" w:rsidRDefault="005F7178" w:rsidP="005F7178">
            <w:r xmlns:w="http://schemas.openxmlformats.org/wordprocessingml/2006/main">
              <w:t xml:space="preserve">Add &lt;thư mục cài đặt MATLAB&gt;/bin/win64</w:t>
            </w:r>
          </w:p>
        </w:tc>
      </w:tr>
    </w:tbl>
    <w:p w14:paraId="6C38B3D5" w14:textId="77777777" w:rsidR="009D5BBB" w:rsidRDefault="009D5BBB" w:rsidP="009D5BBB"/>
    <w:p w14:paraId="5657F068" w14:textId="77777777" w:rsidR="009D5BBB" w:rsidRDefault="009D5BBB" w:rsidP="009D5BBB">
      <w:r>
        <w:br w:type="page"/>
      </w:r>
    </w:p>
    <w:p w14:paraId="06AEB3B4" w14:textId="77777777" w:rsidR="008F14F9" w:rsidRDefault="008F14F9" w:rsidP="00022DBA"/>
    <w:p w14:paraId="7730C5C5" w14:textId="77777777" w:rsidR="008F14F9" w:rsidRDefault="008F14F9" w:rsidP="00022DBA"/>
    <w:p w14:paraId="25201E6A" w14:textId="77777777" w:rsidR="007F20CF" w:rsidRPr="00AC5E9D" w:rsidRDefault="007F20CF" w:rsidP="00AC5E9D">
      <w:pPr xmlns:w="http://schemas.openxmlformats.org/wordprocessingml/2006/main">
        <w:pStyle w:val="Heading1"/>
      </w:pPr>
      <w:bookmarkStart xmlns:w="http://schemas.openxmlformats.org/wordprocessingml/2006/main" w:id="35" w:name="_Toc56953569"/>
      <w:r xmlns:w="http://schemas.openxmlformats.org/wordprocessingml/2006/main" w:rsidRPr="00AC5E9D">
        <w:t xml:space="preserve">Các bước chạy mô phỏng</w:t>
      </w:r>
      <w:bookmarkEnd xmlns:w="http://schemas.openxmlformats.org/wordprocessingml/2006/main" w:id="20"/>
      <w:bookmarkEnd xmlns:w="http://schemas.openxmlformats.org/wordprocessingml/2006/main" w:id="35"/>
    </w:p>
    <w:p w14:paraId="5C3B881F" w14:textId="77777777" w:rsidR="001645E0" w:rsidRPr="00963A14" w:rsidRDefault="001645E0" w:rsidP="006F3467">
      <w:pPr xmlns:w="http://schemas.openxmlformats.org/wordprocessingml/2006/main">
        <w:ind w:left="360"/>
      </w:pPr>
      <w:r xmlns:w="http://schemas.openxmlformats.org/wordprocessingml/2006/main" w:rsidRPr="00963A14">
        <w:rPr>
          <w:b/>
        </w:rPr>
        <w:t xml:space="preserve">1. </w:t>
      </w:r>
      <w:r xmlns:w="http://schemas.openxmlformats.org/wordprocessingml/2006/main" w:rsidR="007F20CF" w:rsidRPr="00963A14">
        <w:t xml:space="preserve">Mở MATLAB 2014a (MATLAB 2011 sẽ được xác minh sau).</w:t>
      </w:r>
    </w:p>
    <w:p w14:paraId="72E1EF44" w14:textId="77777777" w:rsidR="001645E0" w:rsidRPr="00963A14" w:rsidRDefault="001645E0" w:rsidP="006F3467">
      <w:pPr xmlns:w="http://schemas.openxmlformats.org/wordprocessingml/2006/main">
        <w:ind w:left="360"/>
        <w:rPr>
          <w:b/>
        </w:rPr>
      </w:pPr>
      <w:r xmlns:w="http://schemas.openxmlformats.org/wordprocessingml/2006/main" w:rsidRPr="00963A14">
        <w:rPr>
          <w:b/>
        </w:rPr>
        <w:t xml:space="preserve">2. </w:t>
      </w:r>
      <w:r xmlns:w="http://schemas.openxmlformats.org/wordprocessingml/2006/main" w:rsidRPr="00963A14">
        <w:t xml:space="preserve">Trên bảng điều khiển MATLAB, đăng ký máy chủ bằng lệnh </w:t>
      </w:r>
      <w:r xmlns:w="http://schemas.openxmlformats.org/wordprocessingml/2006/main" w:rsidRPr="00963A14">
        <w:rPr>
          <w:b/>
        </w:rPr>
        <w:t xml:space="preserve">&gt;&gt;regmatlabserver</w:t>
      </w:r>
    </w:p>
    <w:p w14:paraId="60A4F405" w14:textId="77777777" w:rsidR="00D60152" w:rsidRDefault="003317E5" w:rsidP="006F3467">
      <w:pPr xmlns:w="http://schemas.openxmlformats.org/wordprocessingml/2006/main">
        <w:ind w:left="360"/>
      </w:pPr>
      <w:r xmlns:w="http://schemas.openxmlformats.org/wordprocessingml/2006/main" w:rsidRPr="00963A14">
        <w:rPr>
          <w:b/>
        </w:rPr>
        <w:t xml:space="preserve">3. </w:t>
      </w:r>
      <w:r xmlns:w="http://schemas.openxmlformats.org/wordprocessingml/2006/main" w:rsidR="007F20CF" w:rsidRPr="00963A14">
        <w:t xml:space="preserve">Đặt đường dẫn đến thư mục </w:t>
      </w:r>
      <w:r xmlns:w="http://schemas.openxmlformats.org/wordprocessingml/2006/main" w:rsidR="001645E0" w:rsidRPr="00963A14">
        <w:rPr>
          <w:b/>
        </w:rPr>
        <w:t xml:space="preserve">&lt;vHILS_include&gt; </w:t>
      </w:r>
      <w:r xmlns:w="http://schemas.openxmlformats.org/wordprocessingml/2006/main" w:rsidR="007F20CF" w:rsidRPr="00963A14">
        <w:t xml:space="preserve">(chỉ định nghĩa địa chỉ thanh ghi, mã ngoại vi, trình biên dịch Greenhill và các tệp liên kết…).</w:t>
      </w:r>
    </w:p>
    <w:p w14:paraId="33324872" w14:textId="77777777" w:rsidR="00D60152" w:rsidRDefault="00D60152" w:rsidP="006F3467">
      <w:pPr xmlns:w="http://schemas.openxmlformats.org/wordprocessingml/2006/main">
        <w:ind w:left="360"/>
      </w:pPr>
      <w:r xmlns:w="http://schemas.openxmlformats.org/wordprocessingml/2006/main">
        <w:t xml:space="preserve">to </w:t>
      </w:r>
      <w:r xmlns:w="http://schemas.openxmlformats.org/wordprocessingml/2006/main" w:rsidRPr="00D60152">
        <w:rPr>
          <w:b/>
        </w:rPr>
        <w:t xml:space="preserve">&lt; vHILS_S_function_block&gt; </w:t>
      </w:r>
      <w:r xmlns:w="http://schemas.openxmlformats.org/wordprocessingml/2006/main">
        <w:t xml:space="preserve">(chứa chức năng khối).</w:t>
      </w:r>
    </w:p>
    <w:p w14:paraId="2B121515" w14:textId="77777777" w:rsidR="007F20CF" w:rsidRDefault="007F20CF" w:rsidP="006F3467">
      <w:pPr xmlns:w="http://schemas.openxmlformats.org/wordprocessingml/2006/main">
        <w:ind w:left="360"/>
      </w:pPr>
      <w:r xmlns:w="http://schemas.openxmlformats.org/wordprocessingml/2006/main" w:rsidRPr="00963A14">
        <w:t xml:space="preserve">Tôi đã đính kèm gói với thư mục bao gồm bên trong.</w:t>
      </w:r>
    </w:p>
    <w:p w14:paraId="6FBF8E08" w14:textId="77777777" w:rsidR="00FF2939" w:rsidRDefault="00FF2939" w:rsidP="006F3467">
      <w:pPr>
        <w:ind w:left="360"/>
      </w:pPr>
    </w:p>
    <w:p w14:paraId="22B8CD15" w14:textId="77777777" w:rsidR="00FF2939" w:rsidRPr="00546C72" w:rsidRDefault="00FF2939" w:rsidP="006F3467">
      <w:pPr xmlns:w="http://schemas.openxmlformats.org/wordprocessingml/2006/main">
        <w:ind w:left="360"/>
        <w:rPr>
          <w:b/>
        </w:rPr>
      </w:pPr>
      <w:r xmlns:w="http://schemas.openxmlformats.org/wordprocessingml/2006/main" w:rsidRPr="00546C72">
        <w:rPr>
          <w:b/>
        </w:rPr>
        <w:t xml:space="preserve">Ghi chú:</w:t>
      </w:r>
    </w:p>
    <w:p w14:paraId="26A061FE" w14:textId="77777777" w:rsidR="00FF2939" w:rsidRPr="00963A14" w:rsidRDefault="00BB398C" w:rsidP="006F3467">
      <w:pPr xmlns:w="http://schemas.openxmlformats.org/wordprocessingml/2006/main">
        <w:ind w:left="360"/>
      </w:pPr>
      <w:r xmlns:w="http://schemas.openxmlformats.org/wordprocessingml/2006/main" xmlns:mc="http://schemas.openxmlformats.org/markup-compatibility/2006" xmlns:wp="http://schemas.openxmlformats.org/drawingml/2006/wordprocessingDrawing" xmlns:wp14="http://schemas.microsoft.com/office/word/2010/wordprocessingDrawing" xmlns:wpg="http://schemas.microsoft.com/office/word/2010/wordprocessingGroup" xmlns:r="http://schemas.openxmlformats.org/officeDocument/2006/relationships" xmlns:wps="http://schemas.microsoft.com/office/word/2010/wordprocessingShape" xmlns:v="urn:schemas-microsoft-com:vml" xmlns:w14="http://schemas.microsoft.com/office/word/2010/wordml" xmlns:o="urn:schemas-microsoft-com:office:office" xmlns:w10="urn:schemas-microsoft-com:office:word">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g="http://schemas.microsoft.com/office/word/2010/wordprocessingGroup" xmlns:r="http://schemas.openxmlformats.org/officeDocument/2006/relationships" xmlns:wps="http://schemas.microsoft.com/office/word/2010/wordprocessingShape" xmlns:v="urn:schemas-microsoft-com:vml" xmlns:w14="http://schemas.microsoft.com/office/word/2010/wordml" xmlns:o="urn:schemas-microsoft-com:office:office" xmlns:w10="urn:schemas-microsoft-com:office:word">
          <mc:Choice Requires="wpg">
            <w:drawing>
              <wp:anchor distT="0" distB="0" distL="114300" distR="114300" simplePos="0" relativeHeight="251688448" behindDoc="0" locked="0" layoutInCell="1" allowOverlap="1" wp14:anchorId="335BE4A7" wp14:editId="675FA9B7">
                <wp:simplePos x="0" y="0"/>
                <wp:positionH relativeFrom="column">
                  <wp:posOffset>216535</wp:posOffset>
                </wp:positionH>
                <wp:positionV relativeFrom="paragraph">
                  <wp:posOffset>661670</wp:posOffset>
                </wp:positionV>
                <wp:extent cx="5610860" cy="2760980"/>
                <wp:effectExtent l="0" t="0" r="8890" b="1270"/>
                <wp:wrapTopAndBottom/>
                <wp:docPr id="97" name="Group 97"/>
                <wp:cNvGraphicFramePr/>
                <a:graphic xmlns:a="http://schemas.openxmlformats.org/drawingml/2006/main">
                  <a:graphicData uri="http://schemas.microsoft.com/office/word/2010/wordprocessingGroup">
                    <wpg:wgp>
                      <wpg:cNvGrpSpPr/>
                      <wpg:grpSpPr>
                        <a:xfrm>
                          <a:off x="0" y="0"/>
                          <a:ext cx="5610860" cy="2760980"/>
                          <a:chOff x="0" y="0"/>
                          <a:chExt cx="5611091" cy="2761013"/>
                        </a:xfrm>
                      </wpg:grpSpPr>
                      <pic:pic xmlns:pic="http://schemas.openxmlformats.org/drawingml/2006/picture">
                        <pic:nvPicPr>
                          <pic:cNvPr id="53" name="Picture 5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611091" cy="2761013"/>
                          </a:xfrm>
                          <a:prstGeom prst="rect">
                            <a:avLst/>
                          </a:prstGeom>
                        </pic:spPr>
                      </pic:pic>
                      <wps:wsp>
                        <wps:cNvPr id="85" name="Rectangle 85"/>
                        <wps:cNvSpPr/>
                        <wps:spPr>
                          <a:xfrm>
                            <a:off x="1104405" y="439387"/>
                            <a:ext cx="3864334" cy="294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884FD" id="Group 97" o:spid="_x0000_s1026" style="position:absolute;margin-left:17.05pt;margin-top:52.1pt;width:441.8pt;height:217.4pt;z-index:251688448" coordsize="56110,27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">
                <v:shape id="Picture 53" o:spid="_x0000_s1027" type="#_x0000_t75" style="position:absolute;width:56110;height:27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">
                  <v:imagedata r:id="rId74" o:title=""/>
                </v:shape>
                <v:rect id="Rectangle 85" o:spid="_x0000_s1028" style="position:absolute;left:11044;top:4393;width:38643;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" filled="f" strokecolor="red" strokeweight="1pt"/>
                <w10:wrap type="topAndBottom"/>
              </v:group>
            </w:pict>
          </mc:Fallback>
        </mc:AlternateContent>
      </w:r>
      <w:r xmlns:w="http://schemas.openxmlformats.org/wordprocessingml/2006/main" w:rsidR="00FF2939">
        <w:tab xmlns:w="http://schemas.openxmlformats.org/wordprocessingml/2006/main"/>
      </w:r>
      <w:r xmlns:w="http://schemas.openxmlformats.org/wordprocessingml/2006/main" w:rsidR="00FF2939">
        <w:t xml:space="preserve">Để đặt đường dẫn, hãy truy cập thanh công cụ MATLAB -&gt; Tab Trang chủ -&gt; Danh mục môi trường -&gt; Đặt đường dẫn</w:t>
      </w:r>
    </w:p>
    <w:p w14:paraId="71DC0C10" w14:textId="77777777" w:rsidR="007F20CF" w:rsidRPr="00963A14" w:rsidRDefault="007F20CF" w:rsidP="005A2A9D"/>
    <w:p w14:paraId="21C7A3E5" w14:textId="77777777" w:rsidR="00BB23CA" w:rsidRDefault="003317E5" w:rsidP="00A17D77">
      <w:pPr xmlns:w="http://schemas.openxmlformats.org/wordprocessingml/2006/main">
        <w:ind w:left="360"/>
      </w:pPr>
      <w:r xmlns:w="http://schemas.openxmlformats.org/wordprocessingml/2006/main" w:rsidRPr="00963A14">
        <w:rPr>
          <w:b/>
        </w:rPr>
        <w:t xml:space="preserve">4. </w:t>
      </w:r>
      <w:r xmlns:w="http://schemas.openxmlformats.org/wordprocessingml/2006/main" w:rsidR="007F20CF" w:rsidRPr="00963A14">
        <w:t xml:space="preserve">Trên MATLAB 2014a, mở mô hình test_gen_code_model.slx trong thư mục &lt;TestModel&gt;.</w:t>
      </w:r>
    </w:p>
    <w:p w14:paraId="02E75931" w14:textId="77777777" w:rsidR="00A17D77" w:rsidRDefault="00A17D77" w:rsidP="00A17D77">
      <w:pPr xmlns:w="http://schemas.openxmlformats.org/wordprocessingml/2006/main">
        <w:ind w:left="360"/>
      </w:pPr>
      <w:r xmlns:w="http://schemas.openxmlformats.org/wordprocessingml/2006/main">
        <w:t xml:space="preserve">Hệ thống con test_gen_code_model/Target_Block_vHIL bao gồm ADC và khối chức năng cổng S (Có thể chọn tên cổng khác).</w:t>
      </w:r>
    </w:p>
    <w:p w14:paraId="00556DD8" w14:textId="77777777" w:rsidR="00CD0C30" w:rsidRDefault="00CD0C30">
      <w:r>
        <w:rPr>
          <w:noProof/>
        </w:rPr>
        <mc:AlternateContent>
          <mc:Choice Requires="wpg">
            <w:drawing>
              <wp:anchor distT="0" distB="0" distL="114300" distR="114300" simplePos="0" relativeHeight="251692544" behindDoc="0" locked="0" layoutInCell="1" allowOverlap="1" wp14:anchorId="5BFEC385" wp14:editId="579FB0B0">
                <wp:simplePos x="0" y="0"/>
                <wp:positionH relativeFrom="margin">
                  <wp:align>center</wp:align>
                </wp:positionH>
                <wp:positionV relativeFrom="paragraph">
                  <wp:posOffset>71038</wp:posOffset>
                </wp:positionV>
                <wp:extent cx="5923280" cy="4500245"/>
                <wp:effectExtent l="0" t="0" r="1270" b="14605"/>
                <wp:wrapNone/>
                <wp:docPr id="102" name="Group 102"/>
                <wp:cNvGraphicFramePr/>
                <a:graphic xmlns:a="http://schemas.openxmlformats.org/drawingml/2006/main">
                  <a:graphicData uri="http://schemas.microsoft.com/office/word/2010/wordprocessingGroup">
                    <wpg:wgp>
                      <wpg:cNvGrpSpPr/>
                      <wpg:grpSpPr>
                        <a:xfrm>
                          <a:off x="0" y="0"/>
                          <a:ext cx="5923280" cy="4500245"/>
                          <a:chOff x="0" y="0"/>
                          <a:chExt cx="5923722" cy="4500438"/>
                        </a:xfrm>
                      </wpg:grpSpPr>
                      <pic:pic xmlns:pic="http://schemas.openxmlformats.org/drawingml/2006/picture">
                        <pic:nvPicPr>
                          <pic:cNvPr id="99" name="Picture 99"/>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874643" y="2727297"/>
                            <a:ext cx="3832529" cy="1773141"/>
                          </a:xfrm>
                          <a:prstGeom prst="rect">
                            <a:avLst/>
                          </a:prstGeom>
                          <a:ln>
                            <a:solidFill>
                              <a:schemeClr val="tx1"/>
                            </a:solidFill>
                          </a:ln>
                        </pic:spPr>
                      </pic:pic>
                      <pic:pic xmlns:pic="http://schemas.openxmlformats.org/drawingml/2006/picture">
                        <pic:nvPicPr>
                          <pic:cNvPr id="98" name="Picture 9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23722" cy="2719346"/>
                          </a:xfrm>
                          <a:prstGeom prst="rect">
                            <a:avLst/>
                          </a:prstGeom>
                        </pic:spPr>
                      </pic:pic>
                      <wps:wsp>
                        <wps:cNvPr id="100" name="Straight Connector 100"/>
                        <wps:cNvCnPr/>
                        <wps:spPr>
                          <a:xfrm flipH="1">
                            <a:off x="874643" y="1908313"/>
                            <a:ext cx="1073426" cy="81898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2393342" y="1908313"/>
                            <a:ext cx="2313830" cy="81898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0E84C0" id="Group 102" o:spid="_x0000_s1026" style="position:absolute;margin-left:0;margin-top:5.6pt;width:466.4pt;height:354.35pt;z-index:251692544;mso-position-horizontal:center;mso-position-horizontal-relative:margin" coordsize="59237,45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">
                <v:shape id="Picture 99" o:spid="_x0000_s1027" type="#_x0000_t75" style="position:absolute;left:8746;top:27272;width:38325;height:17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" stroked="t" strokecolor="black [3213]">
                  <v:imagedata r:id="rId77" o:title=""/>
                  <v:path arrowok="t"/>
                </v:shape>
                <v:shape id="Picture 98" o:spid="_x0000_s1028" type="#_x0000_t75" style="position:absolute;width:59237;height:2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">
                  <v:imagedata r:id="rId78" o:title=""/>
                </v:shape>
                <v:line id="Straight Connector 100" o:spid="_x0000_s1029" style="position:absolute;flip:x;visibility:visible;mso-wrap-style:square" from="8746,19083" to="19480,2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" strokecolor="#5b9bd5 [3204]" strokeweight=".5pt">
                  <v:stroke dashstyle="dash" joinstyle="miter"/>
                </v:line>
                <v:line id="Straight Connector 101" o:spid="_x0000_s1030" style="position:absolute;visibility:visible;mso-wrap-style:square" from="23933,19083" to="47071,2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" strokecolor="#5b9bd5 [3204]" strokeweight=".5pt">
                  <v:stroke dashstyle="dash" joinstyle="miter"/>
                </v:line>
                <w10:wrap anchorx="margin"/>
              </v:group>
            </w:pict>
          </mc:Fallback>
        </mc:AlternateContent>
      </w:r>
      <w:r>
        <w:br w:type="page"/>
      </w:r>
    </w:p>
    <w:p w14:paraId="68639E0F" w14:textId="77777777" w:rsidR="007F20CF" w:rsidRPr="00963A14" w:rsidRDefault="003317E5" w:rsidP="009678B5">
      <w:pPr xmlns:w="http://schemas.openxmlformats.org/wordprocessingml/2006/main">
        <w:ind w:left="360"/>
        <w:rPr>
          <w:rFonts w:cs="Times New Roman"/>
          <w:szCs w:val="24"/>
        </w:rPr>
      </w:pPr>
      <w:r xmlns:w="http://schemas.openxmlformats.org/wordprocessingml/2006/main" w:rsidRPr="00963A14">
        <w:rPr>
          <w:b/>
        </w:rPr>
        <w:lastRenderedPageBreak xmlns:w="http://schemas.openxmlformats.org/wordprocessingml/2006/main"/>
      </w:r>
      <w:r xmlns:w="http://schemas.openxmlformats.org/wordprocessingml/2006/main" w:rsidRPr="00963A14">
        <w:rPr>
          <w:b/>
        </w:rPr>
        <w:t xml:space="preserve">5. </w:t>
      </w:r>
      <w:r xmlns:w="http://schemas.openxmlformats.org/wordprocessingml/2006/main" w:rsidRPr="00963A14">
        <w:t xml:space="preserve">Mở hộp thoại Cấu hình vHILS và cài đặt:</w:t>
      </w:r>
    </w:p>
    <w:p w14:paraId="50B384D4" w14:textId="77777777" w:rsidR="00E451CD" w:rsidRPr="00CD0C30" w:rsidRDefault="00B34156" w:rsidP="00CD0C30">
      <w:pPr>
        <w:rPr>
          <w:rFonts w:cs="Times New Roman"/>
          <w:szCs w:val="24"/>
        </w:rPr>
      </w:pPr>
      <w:r>
        <w:rPr>
          <w:noProof/>
        </w:rPr>
        <w:drawing>
          <wp:anchor distT="0" distB="0" distL="114300" distR="114300" simplePos="0" relativeHeight="251682816" behindDoc="0" locked="0" layoutInCell="1" allowOverlap="1" wp14:anchorId="244A34F1" wp14:editId="4DDDD5B2">
            <wp:simplePos x="0" y="0"/>
            <wp:positionH relativeFrom="margin">
              <wp:align>center</wp:align>
            </wp:positionH>
            <wp:positionV relativeFrom="paragraph">
              <wp:posOffset>3175</wp:posOffset>
            </wp:positionV>
            <wp:extent cx="5612130" cy="3940810"/>
            <wp:effectExtent l="0" t="0" r="7620" b="254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612130" cy="3940810"/>
                    </a:xfrm>
                    <a:prstGeom prst="rect">
                      <a:avLst/>
                    </a:prstGeom>
                  </pic:spPr>
                </pic:pic>
              </a:graphicData>
            </a:graphic>
            <wp14:sizeRelH relativeFrom="page">
              <wp14:pctWidth>0</wp14:pctWidth>
            </wp14:sizeRelH>
            <wp14:sizeRelV relativeFrom="page">
              <wp14:pctHeight>0</wp14:pctHeight>
            </wp14:sizeRelV>
          </wp:anchor>
        </w:drawing>
      </w:r>
    </w:p>
    <w:p w14:paraId="11FB8B5D" w14:textId="77777777" w:rsidR="00E451CD" w:rsidRDefault="00543D4D" w:rsidP="006F3467">
      <w:pPr xmlns:w="http://schemas.openxmlformats.org/wordprocessingml/2006/main">
        <w:pStyle w:val="ListParagraph"/>
        <w:ind w:left="360"/>
        <w:rPr>
          <w:rFonts w:cs="Times New Roman"/>
          <w:szCs w:val="24"/>
        </w:rPr>
      </w:pPr>
      <w:r xmlns:w="http://schemas.openxmlformats.org/wordprocessingml/2006/main">
        <w:rPr>
          <w:rFonts w:cs="Times New Roman"/>
          <w:b/>
          <w:szCs w:val="24"/>
        </w:rPr>
        <w:t xml:space="preserve">6. </w:t>
      </w:r>
      <w:r xmlns:w="http://schemas.openxmlformats.org/wordprocessingml/2006/main" w:rsidR="003317E5" w:rsidRPr="00963A14">
        <w:rPr>
          <w:rFonts w:cs="Times New Roman"/>
          <w:szCs w:val="24"/>
        </w:rPr>
        <w:t xml:space="preserve">Tiếp tục tạo mã mục tiêu (trong mô hình này, đó là khối “Target_Block_vHIL”). Chạy lệnh MATLAB:</w:t>
      </w:r>
    </w:p>
    <w:p w14:paraId="7A1E3A29" w14:textId="77777777" w:rsidR="00050989" w:rsidRPr="00B83FA6" w:rsidRDefault="008E10B0" w:rsidP="00B83FA6">
      <w:pPr xmlns:w="http://schemas.openxmlformats.org/wordprocessingml/2006/main">
        <w:pStyle w:val="ListParagraph"/>
        <w:pBdr>
          <w:top w:val="single" w:sz="4" w:space="1" w:color="auto"/>
          <w:left w:val="single" w:sz="4" w:space="4" w:color="auto"/>
          <w:bottom w:val="single" w:sz="4" w:space="1" w:color="auto"/>
          <w:right w:val="single" w:sz="4" w:space="4" w:color="auto"/>
        </w:pBdr>
        <w:ind w:left="360"/>
        <w:rPr>
          <w:rFonts w:cs="Times New Roman"/>
          <w:szCs w:val="24"/>
        </w:rPr>
      </w:pPr>
      <w:r xmlns:w="http://schemas.openxmlformats.org/wordprocessingml/2006/main">
        <w:rPr>
          <w:rFonts w:cs="Times New Roman"/>
          <w:szCs w:val="24"/>
        </w:rPr>
        <w:t xml:space="preserve">&gt;&gt; run_vlab [Nhập]</w:t>
      </w:r>
    </w:p>
    <w:p w14:paraId="74AA2CC1" w14:textId="77777777" w:rsidR="00050989" w:rsidRPr="00B34156" w:rsidRDefault="00050989" w:rsidP="00B83FA6">
      <w:pPr xmlns:w="http://schemas.openxmlformats.org/wordprocessingml/2006/main">
        <w:pStyle w:val="ListParagraph"/>
        <w:ind w:left="360"/>
        <w:rPr>
          <w:rFonts w:cs="Times New Roman"/>
          <w:szCs w:val="24"/>
        </w:rPr>
      </w:pPr>
      <w:r xmlns:w="http://schemas.openxmlformats.org/wordprocessingml/2006/main">
        <w:rPr>
          <w:rFonts w:cs="Times New Roman"/>
          <w:szCs w:val="24"/>
        </w:rPr>
        <w:t xml:space="preserve">Quá trình tạo mã và mô phỏng sẽ bắt đầu mà không cần mở cửa sổ VLAB.</w:t>
      </w:r>
    </w:p>
    <w:p w14:paraId="3F83DDAD" w14:textId="77777777" w:rsidR="00593F25" w:rsidRPr="00B83FA6" w:rsidRDefault="00543D4D" w:rsidP="00B83FA6">
      <w:r xmlns:w="http://schemas.openxmlformats.org/wordprocessingml/2006/main">
        <w:rPr>
          <w:b/>
        </w:rPr>
        <w:t xml:space="preserve">7. </w:t>
      </w:r>
      <w:r xmlns:w="http://schemas.openxmlformats.org/wordprocessingml/2006/main" w:rsidR="003317E5" w:rsidRPr="00963A14">
        <w:t xml:space="preserve">Quá trình mô phỏng bắt đầu, đợi đến khi kết thúc và xác minh kết quả.</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83FA6">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88960" behindDoc="0" locked="0" layoutInCell="1" allowOverlap="1" wp14:anchorId="525BE6D4" wp14:editId="2AB332B3">
            <wp:simplePos x="0" y="0"/>
            <wp:positionH relativeFrom="margin">
              <wp:posOffset>361950</wp:posOffset>
            </wp:positionH>
            <wp:positionV relativeFrom="paragraph">
              <wp:posOffset>304800</wp:posOffset>
            </wp:positionV>
            <wp:extent cx="4867275" cy="2976245"/>
            <wp:effectExtent l="0" t="0" r="952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67275" cy="2976245"/>
                    </a:xfrm>
                    <a:prstGeom prst="rect">
                      <a:avLst/>
                    </a:prstGeom>
                  </pic:spPr>
                </pic:pic>
              </a:graphicData>
            </a:graphic>
            <wp14:sizeRelH relativeFrom="page">
              <wp14:pctWidth>0</wp14:pctWidth>
            </wp14:sizeRelH>
            <wp14:sizeRelV relativeFrom="page">
              <wp14:pctHeight>0</wp14:pctHeight>
            </wp14:sizeRelV>
          </wp:anchor>
        </w:drawing>
      </w:r>
    </w:p>
    <w:p w14:paraId="40DC0F89" w14:textId="77777777" w:rsidR="00593F25" w:rsidRDefault="00B83FA6" w:rsidP="00593F25">
      <w:pPr xmlns:w="http://schemas.openxmlformats.org/wordprocessingml/2006/main">
        <w:pStyle w:val="ListParagraph"/>
        <w:ind w:left="1080"/>
        <w:rPr>
          <w:rFonts w:cs="Times New Roman"/>
          <w:szCs w:val="24"/>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97664" behindDoc="0" locked="0" layoutInCell="1" allowOverlap="1" wp14:anchorId="37ACD525" wp14:editId="7C79B74B">
            <wp:simplePos x="0" y="0"/>
            <wp:positionH relativeFrom="margin">
              <wp:align>center</wp:align>
            </wp:positionH>
            <wp:positionV relativeFrom="paragraph">
              <wp:posOffset>273050</wp:posOffset>
            </wp:positionV>
            <wp:extent cx="5612130" cy="3399155"/>
            <wp:effectExtent l="0" t="0" r="762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12130" cy="3399155"/>
                    </a:xfrm>
                    <a:prstGeom prst="rect">
                      <a:avLst/>
                    </a:prstGeom>
                  </pic:spPr>
                </pic:pic>
              </a:graphicData>
            </a:graphic>
            <wp14:sizeRelH relativeFrom="page">
              <wp14:pctWidth>0</wp14:pctWidth>
            </wp14:sizeRelH>
            <wp14:sizeRelV relativeFrom="page">
              <wp14:pctHeight>0</wp14:pctHeight>
            </wp14:sizeRelV>
          </wp:anchor>
        </w:drawing>
      </w:r>
      <w:r xmlns:w="http://schemas.openxmlformats.org/wordprocessingml/2006/main" w:rsidR="00F674C1">
        <w:rPr>
          <w:rFonts w:cs="Times New Roman"/>
          <w:szCs w:val="24"/>
        </w:rPr>
        <w:t xml:space="preserve">Kết quả của phạm vi bên dưới, kết quả của MIL và vHIL giống nhau.</w:t>
      </w:r>
    </w:p>
    <w:p w14:paraId="554CE4DE" w14:textId="77777777" w:rsidR="00F674C1" w:rsidRPr="00963A14" w:rsidRDefault="00F674C1" w:rsidP="00593F25">
      <w:pPr>
        <w:pStyle w:val="ListParagraph"/>
        <w:ind w:left="1080"/>
        <w:rPr>
          <w:rFonts w:cs="Times New Roman"/>
          <w:szCs w:val="24"/>
        </w:rPr>
      </w:pPr>
    </w:p>
    <w:p w14:paraId="01F4FA49" w14:textId="77777777" w:rsidR="00593F25" w:rsidRPr="00A8561D" w:rsidRDefault="00A8561D" w:rsidP="00A8561D">
      <w:pPr xmlns:w="http://schemas.openxmlformats.org/wordprocessingml/2006/main">
        <w:ind w:firstLine="720"/>
        <w:rPr>
          <w:rFonts w:cs="Times New Roman"/>
          <w:szCs w:val="24"/>
        </w:rPr>
      </w:pPr>
      <w:r xmlns:w="http://schemas.openxmlformats.org/wordprocessingml/2006/main">
        <w:rPr>
          <w:rFonts w:cs="Times New Roman"/>
          <w:szCs w:val="24"/>
        </w:rPr>
        <w:t xml:space="preserve">Lưu ý: Vui lòng bỏ qua bước đầu tiên. Bởi vì, tại thời điểm đó, MATLAB và VLAB đã được kết nối và giá trị giả được gửi đến MATLAB bằng Đồng mô phỏng MATLAB.</w:t>
      </w:r>
      <w:r xmlns:w="http://schemas.openxmlformats.org/wordprocessingml/2006/main">
        <w:rPr>
          <w:rFonts w:cs="Times New Roman"/>
          <w:szCs w:val="24"/>
        </w:rPr>
        <w:br xmlns:w="http://schemas.openxmlformats.org/wordprocessingml/2006/main" w:type="page"/>
      </w:r>
    </w:p>
    <w:p w14:paraId="2E3269A2" w14:textId="77777777" w:rsidR="009678B5" w:rsidRDefault="00543D4D" w:rsidP="00593F25">
      <w:pPr xmlns:w="http://schemas.openxmlformats.org/wordprocessingml/2006/main">
        <w:pStyle w:val="ListParagraph"/>
        <w:ind w:left="1080"/>
        <w:rPr>
          <w:rFonts w:cs="Times New Roman"/>
          <w:szCs w:val="24"/>
        </w:rPr>
      </w:pPr>
      <w:r xmlns:w="http://schemas.openxmlformats.org/wordprocessingml/2006/main">
        <w:rPr>
          <w:rFonts w:cs="Times New Roman"/>
          <w:b/>
          <w:szCs w:val="24"/>
        </w:rPr>
        <w:lastRenderedPageBreak xmlns:w="http://schemas.openxmlformats.org/wordprocessingml/2006/main"/>
      </w:r>
      <w:r xmlns:w="http://schemas.openxmlformats.org/wordprocessingml/2006/main">
        <w:rPr>
          <w:rFonts w:cs="Times New Roman"/>
          <w:b/>
          <w:szCs w:val="24"/>
        </w:rPr>
        <w:t xml:space="preserve">số 8 . </w:t>
      </w:r>
      <w:r xmlns:w="http://schemas.openxmlformats.org/wordprocessingml/2006/main" w:rsidR="009678B5">
        <w:rPr>
          <w:rFonts w:cs="Times New Roman"/>
          <w:szCs w:val="24"/>
        </w:rPr>
        <w:t xml:space="preserve">Sau khi mô phỏng kết thúc, exec_data.csv sẽ được tạo.</w:t>
      </w:r>
    </w:p>
    <w:p w14:paraId="5F0B3EA6" w14:textId="77777777" w:rsidR="009678B5" w:rsidRDefault="009678B5" w:rsidP="00593F25">
      <w:pPr xmlns:w="http://schemas.openxmlformats.org/wordprocessingml/2006/main">
        <w:pStyle w:val="ListParagraph"/>
        <w:ind w:left="1080"/>
        <w:rPr>
          <w:rFonts w:cs="Times New Roman"/>
          <w:szCs w:val="24"/>
        </w:rPr>
      </w:pPr>
      <w:r xmlns:w="http://schemas.openxmlformats.org/wordprocessingml/2006/main">
        <w:rPr>
          <w:rFonts w:cs="Times New Roman"/>
          <w:szCs w:val="24"/>
        </w:rPr>
        <w:t xml:space="preserve">Đó là thời gian thực thi của mã nguồn người dùng.</w:t>
      </w:r>
    </w:p>
    <w:p w14:paraId="4D6F4C22" w14:textId="77777777" w:rsidR="00DB3677" w:rsidRDefault="00DB3677" w:rsidP="00593F25">
      <w:pPr xmlns:w="http://schemas.openxmlformats.org/wordprocessingml/2006/main">
        <w:pStyle w:val="ListParagraph"/>
        <w:ind w:left="1080"/>
        <w:rPr>
          <w:rFonts w:cs="Times New Roman"/>
          <w:szCs w:val="24"/>
        </w:rPr>
      </w:pPr>
      <w:r xmlns:w="http://schemas.openxmlformats.org/wordprocessingml/2006/main">
        <w:rPr>
          <w:rFonts w:cs="Times New Roman"/>
          <w:szCs w:val="24"/>
        </w:rPr>
        <w:t xml:space="preserve">Dưới đây là ví dụ:</w:t>
      </w:r>
    </w:p>
    <w:p w14:paraId="41C8886C" w14:textId="77777777" w:rsidR="00B079F5" w:rsidRDefault="007209CD" w:rsidP="00593F25">
      <w:pPr>
        <w:pStyle w:val="ListParagraph"/>
        <w:ind w:left="1080"/>
        <w:rPr>
          <w:rFonts w:cs="Times New Roman"/>
          <w:noProof/>
          <w:szCs w:val="24"/>
          <w:lang w:eastAsia="en-US"/>
        </w:rPr>
      </w:pPr>
      <w:r>
        <w:rPr>
          <w:rFonts w:cs="Times New Roman"/>
          <w:noProof/>
          <w:szCs w:val="24"/>
          <w:lang w:eastAsia="en-US"/>
        </w:rPr>
        <w:pict w14:anchorId="6479A3B1">
          <v:shape id="_x0000_i1028" type="#_x0000_t75" style="width:451.5pt;height:4in">
            <v:imagedata r:id="rId60" o:title="graph_view2"/>
          </v:shape>
        </w:pict>
      </w:r>
    </w:p>
    <w:p w14:paraId="4526696E" w14:textId="77777777" w:rsidR="00934234" w:rsidRDefault="00934234" w:rsidP="00593F25">
      <w:pPr>
        <w:pStyle w:val="ListParagraph"/>
        <w:ind w:left="1080"/>
        <w:rPr>
          <w:rFonts w:cs="Times New Roman"/>
          <w:noProof/>
          <w:szCs w:val="24"/>
          <w:lang w:eastAsia="en-US"/>
        </w:rPr>
      </w:pPr>
    </w:p>
    <w:p w14:paraId="6DA784C3" w14:textId="77777777" w:rsidR="00934234" w:rsidRDefault="00934234" w:rsidP="00593F25">
      <w:pPr xmlns:w="http://schemas.openxmlformats.org/wordprocessingml/2006/main">
        <w:pStyle w:val="ListParagraph"/>
        <w:ind w:left="1080"/>
        <w:rPr>
          <w:rFonts w:cs="Times New Roman"/>
          <w:szCs w:val="24"/>
        </w:rPr>
      </w:pPr>
      <w:r xmlns:w="http://schemas.openxmlformats.org/wordprocessingml/2006/main">
        <w:rPr>
          <w:rFonts w:cs="Times New Roman"/>
          <w:noProof/>
          <w:szCs w:val="24"/>
          <w:lang w:eastAsia="en-US"/>
        </w:rPr>
        <w:t xml:space="preserve">Ngoài ra, Trình xem biểu đồ sẽ được mở sau khi đóng mô hình thực thi.</w:t>
      </w:r>
    </w:p>
    <w:p w14:paraId="4E9D2AF2" w14:textId="77777777" w:rsidR="0038189A" w:rsidRDefault="007209CD" w:rsidP="00593F25">
      <w:pPr>
        <w:pStyle w:val="ListParagraph"/>
        <w:ind w:left="1080"/>
        <w:rPr>
          <w:rFonts w:cs="Times New Roman"/>
          <w:szCs w:val="24"/>
        </w:rPr>
      </w:pPr>
      <w:r>
        <w:rPr>
          <w:rFonts w:cs="Times New Roman"/>
          <w:szCs w:val="24"/>
        </w:rPr>
        <w:pict w14:anchorId="2989A96D">
          <v:shape id="_x0000_i1029" type="#_x0000_t75" style="width:450.75pt;height:226.5pt">
            <v:imagedata r:id="rId81" o:title="graphviewer"/>
          </v:shape>
        </w:pict>
      </w:r>
    </w:p>
    <w:p w14:paraId="7E85545C" w14:textId="77777777" w:rsidR="00934234" w:rsidRDefault="00934234" w:rsidP="00593F25">
      <w:pPr>
        <w:pStyle w:val="ListParagraph"/>
        <w:ind w:left="1080"/>
        <w:rPr>
          <w:rFonts w:cs="Times New Roman"/>
          <w:szCs w:val="24"/>
        </w:rPr>
      </w:pPr>
    </w:p>
    <w:p w14:paraId="5C025471" w14:textId="77777777" w:rsidR="00B079F5" w:rsidRDefault="00B079F5" w:rsidP="00593F25">
      <w:pPr xmlns:w="http://schemas.openxmlformats.org/wordprocessingml/2006/main">
        <w:pStyle w:val="ListParagraph"/>
        <w:ind w:left="1080"/>
        <w:rPr>
          <w:rFonts w:cs="Times New Roman"/>
          <w:szCs w:val="24"/>
        </w:rPr>
      </w:pPr>
      <w:r xmlns:w="http://schemas.openxmlformats.org/wordprocessingml/2006/main">
        <w:rPr>
          <w:rFonts w:cs="Times New Roman"/>
          <w:szCs w:val="24"/>
        </w:rPr>
        <w:t xml:space="preserve">9. Thực thi lệnh bên dưới để kiểm tra bước tối đa, tối thiểu và thời gian thực hiện trung bình.</w:t>
      </w:r>
    </w:p>
    <w:p w14:paraId="606E592D" w14:textId="77777777" w:rsidR="00B079F5" w:rsidRPr="00963A14" w:rsidRDefault="00B079F5" w:rsidP="00B079F5">
      <w:pPr xmlns:w="http://schemas.openxmlformats.org/wordprocessingml/2006/main">
        <w:pStyle w:val="ListParagraph"/>
        <w:pBdr>
          <w:top w:val="single" w:sz="4" w:space="1" w:color="auto"/>
          <w:left w:val="single" w:sz="4" w:space="4" w:color="auto"/>
          <w:bottom w:val="single" w:sz="4" w:space="1" w:color="auto"/>
          <w:right w:val="single" w:sz="4" w:space="4" w:color="auto"/>
        </w:pBdr>
        <w:ind w:left="1080"/>
        <w:rPr>
          <w:rFonts w:cs="Times New Roman"/>
          <w:szCs w:val="24"/>
        </w:rPr>
      </w:pPr>
      <w:r xmlns:w="http://schemas.openxmlformats.org/wordprocessingml/2006/main">
        <w:rPr>
          <w:rFonts w:cs="Times New Roman"/>
          <w:szCs w:val="24"/>
        </w:rPr>
        <w:t xml:space="preserve">&gt;&gt; check_execution_data</w:t>
      </w:r>
    </w:p>
    <w:p w14:paraId="0460034B" w14:textId="77777777" w:rsidR="00593F25" w:rsidRPr="00AC5E9D" w:rsidRDefault="005201F6" w:rsidP="00AC5E9D">
      <w:pPr xmlns:w="http://schemas.openxmlformats.org/wordprocessingml/2006/main">
        <w:pStyle w:val="Heading1"/>
      </w:pPr>
      <w:bookmarkStart xmlns:w="http://schemas.openxmlformats.org/wordprocessingml/2006/main" w:id="36" w:name="_Toc34990882"/>
      <w:bookmarkStart xmlns:w="http://schemas.openxmlformats.org/wordprocessingml/2006/main" w:id="37" w:name="_Toc56953570"/>
      <w:r xmlns:w="http://schemas.openxmlformats.org/wordprocessingml/2006/main" w:rsidRPr="00AC5E9D">
        <w:lastRenderedPageBreak xmlns:w="http://schemas.openxmlformats.org/wordprocessingml/2006/main"/>
      </w:r>
      <w:r xmlns:w="http://schemas.openxmlformats.org/wordprocessingml/2006/main" w:rsidRPr="00AC5E9D">
        <w:t xml:space="preserve">tôi nghĩ :</w:t>
      </w:r>
      <w:bookmarkEnd xmlns:w="http://schemas.openxmlformats.org/wordprocessingml/2006/main" w:id="36"/>
      <w:bookmarkEnd xmlns:w="http://schemas.openxmlformats.org/wordprocessingml/2006/main" w:id="37"/>
    </w:p>
    <w:p w14:paraId="726B15F5" w14:textId="77777777" w:rsidR="00593F25" w:rsidRPr="00963A14" w:rsidRDefault="00593F25" w:rsidP="005A2A9D">
      <w:pPr xmlns:w="http://schemas.openxmlformats.org/wordprocessingml/2006/main">
        <w:pStyle w:val="Heading2"/>
      </w:pPr>
      <w:bookmarkStart xmlns:w="http://schemas.openxmlformats.org/wordprocessingml/2006/main" w:id="38" w:name="_Toc34990883"/>
      <w:bookmarkStart xmlns:w="http://schemas.openxmlformats.org/wordprocessingml/2006/main" w:id="39" w:name="_Toc56953571"/>
      <w:r xmlns:w="http://schemas.openxmlformats.org/wordprocessingml/2006/main" w:rsidRPr="00734B65">
        <w:t xml:space="preserve">Không đồng bộ hóa ở bước đầu </w:t>
      </w:r>
      <w:bookmarkEnd xmlns:w="http://schemas.openxmlformats.org/wordprocessingml/2006/main" w:id="38"/>
      <w:r xmlns:w="http://schemas.openxmlformats.org/wordprocessingml/2006/main" w:rsidR="00107DD0">
        <w:t xml:space="preserve">p </w:t>
      </w: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v="urn:schemas-microsoft-com:vml" xmlns:w14="http://schemas.microsoft.com/office/word/2010/wordml" xmlns:o="urn:schemas-microsoft-com:office:office" w:rsidRPr="00963A14">
        <w:rPr>
          <w:noProof/>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v="urn:schemas-microsoft-com:vml" xmlns:w14="http://schemas.microsoft.com/office/word/2010/wordml" xmlns:o="urn:schemas-microsoft-com:office:office">
          <mc:Choice Requires="wps">
            <w:drawing>
              <wp:anchor distT="0" distB="0" distL="114300" distR="114300" simplePos="0" relativeHeight="251642368" behindDoc="0" locked="0" layoutInCell="1" allowOverlap="1" wp14:anchorId="21357232" wp14:editId="1A6AB977">
                <wp:simplePos x="0" y="0"/>
                <wp:positionH relativeFrom="column">
                  <wp:posOffset>153619</wp:posOffset>
                </wp:positionH>
                <wp:positionV relativeFrom="paragraph">
                  <wp:posOffset>2496007</wp:posOffset>
                </wp:positionV>
                <wp:extent cx="226771" cy="1280160"/>
                <wp:effectExtent l="19050" t="19050" r="20955" b="15240"/>
                <wp:wrapNone/>
                <wp:docPr id="16" name="Rectangle 16"/>
                <wp:cNvGraphicFramePr/>
                <a:graphic xmlns:a="http://schemas.openxmlformats.org/drawingml/2006/main">
                  <a:graphicData uri="http://schemas.microsoft.com/office/word/2010/wordprocessingShape">
                    <wps:wsp>
                      <wps:cNvSpPr/>
                      <wps:spPr>
                        <a:xfrm>
                          <a:off x="0" y="0"/>
                          <a:ext cx="226771" cy="1280160"/>
                        </a:xfrm>
                        <a:prstGeom prst="rect">
                          <a:avLst/>
                        </a:prstGeom>
                        <a:noFill/>
                        <a:ln w="285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506248" id="Rectangle 16" o:spid="_x0000_s1026" style="position:absolute;margin-left:12.1pt;margin-top:196.55pt;width:17.85pt;height:100.8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" filled="f" strokecolor="red" strokeweight="2.25pt"/>
            </w:pict>
          </mc:Fallback>
        </mc:AlternateContent>
      </w:r>
      <w:r xmlns:w="http://schemas.openxmlformats.org/wordprocessingml/2006/main" w:rsidR="005F7B03">
        <w:t xml:space="preserve">(Vấn chưa được giải quyết)</w:t>
      </w:r>
      <w:r xmlns:w="http://schemas.openxmlformats.org/wordprocessingml/2006/main" w:rsidRPr="00963A14">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963A14">
        <w:rPr>
          <w:noProof/>
          <w:highlight w:val="yellow"/>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B59C0C8" wp14:editId="0D457520">
            <wp:extent cx="5943600" cy="4033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033520"/>
                    </a:xfrm>
                    <a:prstGeom prst="rect">
                      <a:avLst/>
                    </a:prstGeom>
                  </pic:spPr>
                </pic:pic>
              </a:graphicData>
            </a:graphic>
          </wp:inline>
        </w:drawing>
      </w:r>
      <w:bookmarkEnd xmlns:w="http://schemas.openxmlformats.org/wordprocessingml/2006/main" w:id="39"/>
    </w:p>
    <w:p w14:paraId="11363D4F" w14:textId="77777777" w:rsidR="00123894" w:rsidRPr="00963A14" w:rsidRDefault="00123894" w:rsidP="005A2A9D"/>
    <w:p w14:paraId="68DAC95A" w14:textId="77777777" w:rsidR="00E869E9" w:rsidRPr="00963A14" w:rsidRDefault="00E869E9" w:rsidP="005A2A9D"/>
    <w:p w14:paraId="2C6B70BE" w14:textId="77777777" w:rsidR="00E869E9" w:rsidRPr="00963A14" w:rsidRDefault="00E869E9" w:rsidP="005A2A9D"/>
    <w:p w14:paraId="30D0E3D8" w14:textId="77777777" w:rsidR="00593F25" w:rsidRPr="00734B65" w:rsidRDefault="00593F25" w:rsidP="00734B65">
      <w:pPr xmlns:w="http://schemas.openxmlformats.org/wordprocessingml/2006/main">
        <w:pStyle w:val="Heading2"/>
      </w:pPr>
      <w:bookmarkStart xmlns:w="http://schemas.openxmlformats.org/wordprocessingml/2006/main" w:id="40" w:name="_Toc34990886"/>
      <w:bookmarkStart xmlns:w="http://schemas.openxmlformats.org/wordprocessingml/2006/main" w:id="41" w:name="_Toc56953572"/>
      <w:r xmlns:w="http://schemas.openxmlformats.org/wordprocessingml/2006/main" w:rsidRPr="00734B65">
        <w:t xml:space="preserve">Không đồng bộ hóa với mã thực thi thời gian dài </w:t>
      </w:r>
      <w:bookmarkEnd xmlns:w="http://schemas.openxmlformats.org/wordprocessingml/2006/main" w:id="40"/>
      <w:r xmlns:w="http://schemas.openxmlformats.org/wordprocessingml/2006/main" w:rsidR="0092757D" w:rsidRPr="00734B65">
        <w:t xml:space="preserve">(Đã giải quyết)</w:t>
      </w:r>
      <w:bookmarkEnd xmlns:w="http://schemas.openxmlformats.org/wordprocessingml/2006/main" w:id="41"/>
    </w:p>
    <w:p w14:paraId="58C19F7F" w14:textId="77777777" w:rsidR="00593F25" w:rsidRPr="00963A14" w:rsidRDefault="00593F25" w:rsidP="005A2A9D">
      <w:r xmlns:w="http://schemas.openxmlformats.org/wordprocessingml/2006/main" w:rsidRPr="00963A14">
        <w:tab xmlns:w="http://schemas.openxmlformats.org/wordprocessingml/2006/main"/>
      </w:r>
      <w:r xmlns:w="http://schemas.openxmlformats.org/wordprocessingml/2006/main" w:rsidRPr="00963A14">
        <w:tab xmlns:w="http://schemas.openxmlformats.org/wordprocessingml/2006/main"/>
      </w:r>
      <w:r xmlns:w="http://schemas.openxmlformats.org/wordprocessingml/2006/main" w:rsidRPr="00963A14">
        <w:t xml:space="preserve">Vấn đề này Phúc-san đã báo cáo, REL đã đưa ra giải pháp đồng bộ lượng tử. Chúng tôi đã lên kế hoạch áp dụng giải pháp và xác minh trong bước tiếp theo (trước khi có thể bàn giao)</w:t>
      </w:r>
    </w:p>
    <w:p w14:paraId="1710B6A9" w14:textId="77777777" w:rsidR="00BD5CC6" w:rsidRPr="00963A14" w:rsidRDefault="00BD5CC6" w:rsidP="00332310">
      <w:pPr xmlns:w="http://schemas.openxmlformats.org/wordprocessingml/2006/main">
        <w:pStyle w:val="Heading3"/>
      </w:pPr>
      <w:bookmarkStart xmlns:w="http://schemas.openxmlformats.org/wordprocessingml/2006/main" w:id="42" w:name="_Toc34990887"/>
      <w:bookmarkStart xmlns:w="http://schemas.openxmlformats.org/wordprocessingml/2006/main" w:id="43" w:name="_Toc56953573"/>
      <w:r xmlns:w="http://schemas.openxmlformats.org/wordprocessingml/2006/main" w:rsidRPr="00963A14">
        <w:t xml:space="preserve">Về vấn đề</w:t>
      </w:r>
      <w:bookmarkEnd xmlns:w="http://schemas.openxmlformats.org/wordprocessingml/2006/main" w:id="42"/>
      <w:bookmarkEnd xmlns:w="http://schemas.openxmlformats.org/wordprocessingml/2006/main" w:id="43"/>
    </w:p>
    <w:p w14:paraId="773C3DF8" w14:textId="77777777" w:rsidR="005D3D71" w:rsidRPr="00963A14" w:rsidRDefault="005D3D71" w:rsidP="00046666">
      <w:pPr xmlns:w="http://schemas.openxmlformats.org/wordprocessingml/2006/main">
        <w:pStyle w:val="Heading4"/>
        <w:rPr>
          <w:rFonts w:cs="Times New Roman"/>
        </w:rPr>
      </w:pPr>
      <w:r xmlns:w="http://schemas.openxmlformats.org/wordprocessingml/2006/main" w:rsidRPr="00963A14">
        <w:rPr>
          <w:rFonts w:cs="Times New Roman"/>
        </w:rPr>
        <w:t xml:space="preserve">Sự mong đợi</w:t>
      </w:r>
    </w:p>
    <w:p w14:paraId="5D22455C" w14:textId="77777777" w:rsidR="007401B6" w:rsidRDefault="005D3D71" w:rsidP="005A2A9D">
      <w:r w:rsidRPr="00963A14">
        <w:rPr>
          <w:noProof/>
        </w:rPr>
        <w:drawing>
          <wp:inline distT="0" distB="0" distL="0" distR="0" wp14:anchorId="3CAB1681" wp14:editId="0A8B3074">
            <wp:extent cx="5943600" cy="1773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73555"/>
                    </a:xfrm>
                    <a:prstGeom prst="rect">
                      <a:avLst/>
                    </a:prstGeom>
                  </pic:spPr>
                </pic:pic>
              </a:graphicData>
            </a:graphic>
          </wp:inline>
        </w:drawing>
      </w:r>
    </w:p>
    <w:p w14:paraId="06CBB46A" w14:textId="77777777" w:rsidR="0092757D" w:rsidRPr="00963A14" w:rsidRDefault="0092757D" w:rsidP="005A2A9D"/>
    <w:p w14:paraId="4FD4FFC1" w14:textId="77777777" w:rsidR="005D3D71" w:rsidRPr="00963A14" w:rsidRDefault="00046666" w:rsidP="00046666">
      <w:pPr xmlns:w="http://schemas.openxmlformats.org/wordprocessingml/2006/main">
        <w:pStyle w:val="Heading4"/>
        <w:rPr>
          <w:rFonts w:cs="Times New Roman"/>
        </w:rPr>
      </w:pPr>
      <w:r xmlns:w="http://schemas.openxmlformats.org/wordprocessingml/2006/main" w:rsidRPr="00963A14">
        <w:rPr>
          <w:rFonts w:cs="Times New Roman"/>
        </w:rPr>
        <w:t xml:space="preserve">Sự thật</w:t>
      </w:r>
    </w:p>
    <w:p w14:paraId="39646043" w14:textId="77777777" w:rsidR="005D3D71" w:rsidRPr="00963A14" w:rsidRDefault="005D3D71" w:rsidP="005A2A9D">
      <w:r w:rsidRPr="00963A14">
        <w:rPr>
          <w:noProof/>
        </w:rPr>
        <w:drawing>
          <wp:inline distT="0" distB="0" distL="0" distR="0" wp14:anchorId="18CE8099" wp14:editId="452838BC">
            <wp:extent cx="5943600" cy="1808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08480"/>
                    </a:xfrm>
                    <a:prstGeom prst="rect">
                      <a:avLst/>
                    </a:prstGeom>
                  </pic:spPr>
                </pic:pic>
              </a:graphicData>
            </a:graphic>
          </wp:inline>
        </w:drawing>
      </w:r>
    </w:p>
    <w:p w14:paraId="5ACDB950" w14:textId="77777777" w:rsidR="005D3D71" w:rsidRPr="00963A14" w:rsidRDefault="005D3D71" w:rsidP="005A2A9D"/>
    <w:p w14:paraId="214B1D23" w14:textId="77777777" w:rsidR="005D3D71" w:rsidRPr="00963A14" w:rsidRDefault="00046666" w:rsidP="00046666">
      <w:pPr xmlns:w="http://schemas.openxmlformats.org/wordprocessingml/2006/main">
        <w:pStyle w:val="Heading4"/>
        <w:rPr>
          <w:rFonts w:cs="Times New Roman"/>
        </w:rPr>
      </w:pPr>
      <w:r xmlns:w="http://schemas.openxmlformats.org/wordprocessingml/2006/main" w:rsidRPr="00963A14">
        <w:rPr>
          <w:rFonts w:cs="Times New Roman"/>
        </w:rPr>
        <w:t xml:space="preserve">Error</w:t>
      </w:r>
    </w:p>
    <w:p w14:paraId="59A990D8" w14:textId="77777777" w:rsidR="005D3D71" w:rsidRPr="00963A14" w:rsidRDefault="005D3D71" w:rsidP="005A2A9D">
      <w:r w:rsidRPr="00963A14">
        <w:rPr>
          <w:noProof/>
        </w:rPr>
        <w:drawing>
          <wp:inline distT="0" distB="0" distL="0" distR="0" wp14:anchorId="33156541" wp14:editId="56DA4A1A">
            <wp:extent cx="5943600" cy="3185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185795"/>
                    </a:xfrm>
                    <a:prstGeom prst="rect">
                      <a:avLst/>
                    </a:prstGeom>
                  </pic:spPr>
                </pic:pic>
              </a:graphicData>
            </a:graphic>
          </wp:inline>
        </w:drawing>
      </w:r>
    </w:p>
    <w:p w14:paraId="59269319" w14:textId="77777777" w:rsidR="005D3D71" w:rsidRPr="00963A14" w:rsidRDefault="005D3D71" w:rsidP="005A2A9D"/>
    <w:p w14:paraId="37E5FDC0" w14:textId="77777777" w:rsidR="00BD5CC6" w:rsidRPr="00963A14" w:rsidRDefault="005D3D71" w:rsidP="00332310">
      <w:pPr xmlns:w="http://schemas.openxmlformats.org/wordprocessingml/2006/main">
        <w:pStyle w:val="Heading3"/>
      </w:pPr>
      <w:bookmarkStart xmlns:w="http://schemas.openxmlformats.org/wordprocessingml/2006/main" w:id="44" w:name="_Toc34990888"/>
      <w:bookmarkStart xmlns:w="http://schemas.openxmlformats.org/wordprocessingml/2006/main" w:id="45" w:name="_Toc56953574"/>
      <w:r xmlns:w="http://schemas.openxmlformats.org/wordprocessingml/2006/main" w:rsidRPr="00963A14">
        <w:t xml:space="preserve">Biện pháp đối phó - Cài đặt để sử dụng OS TIMER </w:t>
      </w:r>
      <w:bookmarkEnd xmlns:w="http://schemas.openxmlformats.org/wordprocessingml/2006/main" w:id="44"/>
      <w:r xmlns:w="http://schemas.openxmlformats.org/wordprocessingml/2006/main" w:rsidR="00345955">
        <w:t xml:space="preserve">và thời gian lấy mẫu hợp lý.</w:t>
      </w:r>
      <w:bookmarkEnd xmlns:w="http://schemas.openxmlformats.org/wordprocessingml/2006/main" w:id="45"/>
    </w:p>
    <w:p w14:paraId="0D447629" w14:textId="77777777" w:rsidR="004B261B" w:rsidRPr="00963A14" w:rsidRDefault="004B261B" w:rsidP="005A2A9D"/>
    <w:p w14:paraId="1675BA58" w14:textId="77777777" w:rsidR="00046666" w:rsidRPr="00963A14" w:rsidRDefault="00046666" w:rsidP="00046666">
      <w:pPr xmlns:w="http://schemas.openxmlformats.org/wordprocessingml/2006/main">
        <w:pStyle w:val="Heading4"/>
        <w:rPr>
          <w:rFonts w:cs="Times New Roman"/>
        </w:rPr>
      </w:pPr>
      <w:r xmlns:w="http://schemas.openxmlformats.org/wordprocessingml/2006/main" w:rsidRPr="00963A14">
        <w:rPr>
          <w:rFonts w:cs="Times New Roman"/>
        </w:rPr>
        <w:t xml:space="preserve">tổng quan</w:t>
      </w:r>
    </w:p>
    <w:p w14:paraId="3D7A8554" w14:textId="77777777" w:rsidR="00046666" w:rsidRPr="00963A14" w:rsidRDefault="00046666" w:rsidP="005A2A9D">
      <w:r xmlns:w="http://schemas.openxmlformats.org/wordprocessingml/2006/main" w:rsidRPr="00963A14">
        <w:t xml:space="preserve">Mục đích sử dụng OS Timer: Với khoảng thời gian ngắt quãng bằng thời gian lấy mẫu, OS Timer sẽ làm cho phần mềm điều khiển (chạy trên VLAB) chạy định kỳ (mỗi lần lấy mẫu).</w:t>
      </w:r>
    </w:p>
    <w:p w14:paraId="2059CCAC" w14:textId="77777777" w:rsidR="00046666" w:rsidRPr="00963A14" w:rsidRDefault="00046666" w:rsidP="005A2A9D">
      <w:r xmlns:w="http://schemas.openxmlformats.org/wordprocessingml/2006/main" w:rsidRPr="00963A14">
        <w:t xml:space="preserve">Khi sử dụng OS Timer (bằng cách cài đặt trong phần </w:t>
      </w:r>
      <w:r xmlns:w="http://schemas.openxmlformats.org/wordprocessingml/2006/main" w:rsidRPr="00963A14">
        <w:fldChar xmlns:w="http://schemas.openxmlformats.org/wordprocessingml/2006/main" w:fldCharType="begin"/>
      </w:r>
      <w:r xmlns:w="http://schemas.openxmlformats.org/wordprocessingml/2006/main" w:rsidRPr="00963A14">
        <w:instrText xmlns:w="http://schemas.openxmlformats.org/wordprocessingml/2006/main" xml:space="preserve"> REF _Ref34991775 \r \h </w:instrText>
      </w:r>
      <w:r xmlns:w="http://schemas.openxmlformats.org/wordprocessingml/2006/main" w:rsidR="00963A14">
        <w:instrText xmlns:w="http://schemas.openxmlformats.org/wordprocessingml/2006/main" xml:space="preserve"> \* MERGEFORMAT </w:instrText>
      </w:r>
      <w:r xmlns:w="http://schemas.openxmlformats.org/wordprocessingml/2006/main" w:rsidRPr="00963A14">
        <w:fldChar xmlns:w="http://schemas.openxmlformats.org/wordprocessingml/2006/main" w:fldCharType="separate"/>
      </w:r>
      <w:r xmlns:w="http://schemas.openxmlformats.org/wordprocessingml/2006/main" w:rsidR="005B33DA">
        <w:t xml:space="preserve">6.2.2.2</w:t>
      </w:r>
      <w:r xmlns:w="http://schemas.openxmlformats.org/wordprocessingml/2006/main" w:rsidRPr="00963A14">
        <w:fldChar xmlns:w="http://schemas.openxmlformats.org/wordprocessingml/2006/main" w:fldCharType="end"/>
      </w:r>
      <w:r xmlns:w="http://schemas.openxmlformats.org/wordprocessingml/2006/main" w:rsidRPr="00963A14">
        <w:t xml:space="preserve"> </w:t>
      </w:r>
      <w:r xmlns:w="http://schemas.openxmlformats.org/wordprocessingml/2006/main" w:rsidRPr="00963A14">
        <w:fldChar xmlns:w="http://schemas.openxmlformats.org/wordprocessingml/2006/main" w:fldCharType="begin"/>
      </w:r>
      <w:r xmlns:w="http://schemas.openxmlformats.org/wordprocessingml/2006/main" w:rsidRPr="00963A14">
        <w:instrText xmlns:w="http://schemas.openxmlformats.org/wordprocessingml/2006/main" xml:space="preserve"> REF _Ref34991775 \h </w:instrText>
      </w:r>
      <w:r xmlns:w="http://schemas.openxmlformats.org/wordprocessingml/2006/main" w:rsidR="00963A14">
        <w:instrText xmlns:w="http://schemas.openxmlformats.org/wordprocessingml/2006/main" xml:space="preserve"> \* MERGEFORMAT </w:instrText>
      </w:r>
      <w:r xmlns:w="http://schemas.openxmlformats.org/wordprocessingml/2006/main" w:rsidRPr="00963A14">
        <w:fldChar xmlns:w="http://schemas.openxmlformats.org/wordprocessingml/2006/main" w:fldCharType="separate"/>
      </w:r>
      <w:r xmlns:w="http://schemas.openxmlformats.org/wordprocessingml/2006/main" w:rsidR="005B33DA" w:rsidRPr="005B33DA">
        <w:t xml:space="preserve">Cài đặt ghi âm </w:t>
      </w:r>
      <w:r xmlns:w="http://schemas.openxmlformats.org/wordprocessingml/2006/main" w:rsidRPr="00963A14">
        <w:fldChar xmlns:w="http://schemas.openxmlformats.org/wordprocessingml/2006/main" w:fldCharType="end"/>
      </w:r>
      <w:r xmlns:w="http://schemas.openxmlformats.org/wordprocessingml/2006/main" w:rsidRPr="00963A14">
        <w:t xml:space="preserve">) và thời gian lấy mẫu hợp lý (do người dùng cài đặt), kết quả khi sử dụng OS TIMER so với mong đợi.</w:t>
      </w:r>
    </w:p>
    <w:p w14:paraId="300D9E34" w14:textId="77777777" w:rsidR="004B261B" w:rsidRPr="00963A14" w:rsidRDefault="004B261B" w:rsidP="005A2A9D"/>
    <w:p w14:paraId="157B01D1" w14:textId="77777777" w:rsidR="004B261B" w:rsidRPr="00963A14" w:rsidRDefault="004B261B" w:rsidP="005A2A9D"/>
    <w:p w14:paraId="2B0168FF" w14:textId="77777777" w:rsidR="004B261B" w:rsidRPr="00963A14" w:rsidRDefault="004B261B" w:rsidP="005A2A9D"/>
    <w:p w14:paraId="7025CFB5" w14:textId="77777777" w:rsidR="00046666" w:rsidRPr="00963A14" w:rsidRDefault="00046666" w:rsidP="005A2A9D">
      <w:r w:rsidRPr="00963A14">
        <w:rPr>
          <w:noProof/>
        </w:rPr>
        <w:drawing>
          <wp:inline distT="0" distB="0" distL="0" distR="0" wp14:anchorId="0F5998F8" wp14:editId="7B4E2D8B">
            <wp:extent cx="5943600" cy="2153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153285"/>
                    </a:xfrm>
                    <a:prstGeom prst="rect">
                      <a:avLst/>
                    </a:prstGeom>
                  </pic:spPr>
                </pic:pic>
              </a:graphicData>
            </a:graphic>
          </wp:inline>
        </w:drawing>
      </w:r>
    </w:p>
    <w:p w14:paraId="759E411F" w14:textId="77777777" w:rsidR="004B261B" w:rsidRPr="00963A14" w:rsidRDefault="004B261B" w:rsidP="005A2A9D">
      <w:r w:rsidRPr="00963A14">
        <w:rPr>
          <w:noProof/>
        </w:rPr>
        <w:drawing>
          <wp:inline distT="0" distB="0" distL="0" distR="0" wp14:anchorId="01362A55" wp14:editId="1602A3AC">
            <wp:extent cx="5943600" cy="1773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73555"/>
                    </a:xfrm>
                    <a:prstGeom prst="rect">
                      <a:avLst/>
                    </a:prstGeom>
                  </pic:spPr>
                </pic:pic>
              </a:graphicData>
            </a:graphic>
          </wp:inline>
        </w:drawing>
      </w:r>
    </w:p>
    <w:p w14:paraId="53353188" w14:textId="77777777" w:rsidR="004B261B" w:rsidRPr="00963A14" w:rsidRDefault="00332310" w:rsidP="004B261B">
      <w:pPr xmlns:w="http://schemas.openxmlformats.org/wordprocessingml/2006/main">
        <w:pStyle w:val="Heading4"/>
        <w:rPr>
          <w:rFonts w:cs="Times New Roman"/>
        </w:rPr>
      </w:pPr>
      <w:bookmarkStart xmlns:w="http://schemas.openxmlformats.org/wordprocessingml/2006/main" w:id="46" w:name="_Ref34991775"/>
      <w:r xmlns:w="http://schemas.openxmlformats.org/wordprocessingml/2006/main" w:rsidRPr="00963A14">
        <w:rPr>
          <w:rFonts w:cs="Times New Roman"/>
        </w:rPr>
        <w:t xml:space="preserve">setting thanh ghi</w:t>
      </w:r>
      <w:bookmarkEnd xmlns:w="http://schemas.openxmlformats.org/wordprocessingml/2006/main" w:id="46"/>
    </w:p>
    <w:p w14:paraId="3AB9FE35" w14:textId="77777777" w:rsidR="008B681B" w:rsidRPr="008B681B" w:rsidRDefault="00332310" w:rsidP="008B681B">
      <w:pPr xmlns:w="http://schemas.openxmlformats.org/wordprocessingml/2006/main">
        <w:pStyle w:val="ListParagraph"/>
        <w:numPr>
          <w:ilvl w:val="0"/>
          <w:numId w:val="9"/>
        </w:numPr>
        <w:rPr>
          <w:rFonts w:cs="Times New Roman"/>
          <w:b/>
          <w:szCs w:val="24"/>
        </w:rPr>
      </w:pPr>
      <w:r xmlns:w="http://schemas.openxmlformats.org/wordprocessingml/2006/main" w:rsidRPr="008B681B">
        <w:rPr>
          <w:rFonts w:cs="Times New Roman"/>
          <w:b/>
          <w:szCs w:val="24"/>
        </w:rPr>
        <w:t xml:space="preserve">OSTM0</w:t>
      </w:r>
    </w:p>
    <w:p w14:paraId="0C59FBE4" w14:textId="77777777" w:rsidR="003B70DD" w:rsidRPr="003B70DD" w:rsidRDefault="004B261B" w:rsidP="008B681B">
      <w:pPr xmlns:w="http://schemas.openxmlformats.org/wordprocessingml/2006/main">
        <w:pStyle w:val="ListParagraph"/>
        <w:ind w:left="1080"/>
        <w:rPr>
          <w:rFonts w:cs="Times New Roman"/>
          <w:szCs w:val="24"/>
        </w:rPr>
      </w:pPr>
      <w:r xmlns:w="http://schemas.openxmlformats.org/wordprocessingml/2006/main" w:rsidRPr="00963A14">
        <w:rPr>
          <w:rFonts w:cs="Times New Roman"/>
          <w:szCs w:val="24"/>
        </w:rPr>
        <w:t xml:space="preserve">(Tham khảo phần “ </w:t>
      </w:r>
      <w:r xmlns:w="http://schemas.openxmlformats.org/wordprocessingml/2006/main" w:rsidRPr="00963A14">
        <w:rPr>
          <w:rFonts w:cs="Times New Roman"/>
          <w:b/>
          <w:szCs w:val="24"/>
        </w:rPr>
        <w:t xml:space="preserve">Bộ hẹn giờ hệ điều hành (OSTM) Phần 29” </w:t>
      </w:r>
      <w:r xmlns:w="http://schemas.openxmlformats.org/wordprocessingml/2006/main" w:rsidRPr="00963A14">
        <w:rPr>
          <w:rFonts w:cs="Times New Roman"/>
          <w:szCs w:val="24"/>
        </w:rPr>
        <w:t xml:space="preserve">trong </w:t>
      </w:r>
      <w:r xmlns:w="http://schemas.openxmlformats.org/wordprocessingml/2006/main" w:rsidRPr="00963A14">
        <w:rPr>
          <w:rFonts w:cs="Times New Roman"/>
          <w:color w:val="0070C0"/>
          <w:szCs w:val="24"/>
        </w:rPr>
        <w:t xml:space="preserve">r01uh0641ej0110-rh850e2x-fcc1_General.pdf </w:t>
      </w:r>
      <w:r xmlns:w="http://schemas.openxmlformats.org/wordprocessingml/2006/main" w:rsidRPr="00963A14">
        <w:rPr>
          <w:rFonts w:cs="Times New Roman"/>
          <w:szCs w:val="24"/>
        </w:rPr>
        <w:t xml:space="preserve">)</w:t>
      </w:r>
    </w:p>
    <w:tbl>
      <w:tblPr>
        <w:tblStyle w:val="TableGrid"/>
        <w:tblW w:w="0" w:type="auto"/>
        <w:tblInd w:w="720" w:type="dxa"/>
        <w:tblLook w:val="04A0" w:firstRow="1" w:lastRow="0" w:firstColumn="1" w:lastColumn="0" w:noHBand="0" w:noVBand="1"/>
      </w:tblPr>
      <w:tblGrid>
        <w:gridCol w:w="2138"/>
        <w:gridCol w:w="6384"/>
      </w:tblGrid>
      <w:tr w:rsidR="00963A14" w:rsidRPr="00963A14" w14:paraId="02B5A7D7" w14:textId="77777777" w:rsidTr="003B70DD">
        <w:tc>
          <w:tcPr>
            <w:tcW w:w="2178" w:type="dxa"/>
            <w:shd w:val="clear" w:color="auto" w:fill="BFBFBF" w:themeFill="background1" w:themeFillShade="BF"/>
          </w:tcPr>
          <w:p w14:paraId="73211BFD" w14:textId="77777777" w:rsidR="004B261B" w:rsidRPr="00963A14" w:rsidRDefault="004B261B" w:rsidP="00332310">
            <w:pPr xmlns:w="http://schemas.openxmlformats.org/wordprocessingml/2006/main">
              <w:pStyle w:val="ListParagraph"/>
              <w:ind w:left="0"/>
              <w:rPr>
                <w:rFonts w:cs="Times New Roman"/>
                <w:b/>
                <w:szCs w:val="24"/>
              </w:rPr>
            </w:pPr>
            <w:r xmlns:w="http://schemas.openxmlformats.org/wordprocessingml/2006/main" w:rsidRPr="00963A14">
              <w:rPr>
                <w:rFonts w:cs="Times New Roman"/>
                <w:b/>
                <w:szCs w:val="24"/>
              </w:rPr>
              <w:t xml:space="preserve">Đăng ký</w:t>
            </w:r>
          </w:p>
        </w:tc>
        <w:tc>
          <w:tcPr>
            <w:tcW w:w="6678" w:type="dxa"/>
            <w:shd w:val="clear" w:color="auto" w:fill="BFBFBF" w:themeFill="background1" w:themeFillShade="BF"/>
          </w:tcPr>
          <w:p w14:paraId="583BA1A9" w14:textId="77777777" w:rsidR="004B261B" w:rsidRPr="00963A14" w:rsidRDefault="004B261B" w:rsidP="00332310">
            <w:pPr xmlns:w="http://schemas.openxmlformats.org/wordprocessingml/2006/main">
              <w:pStyle w:val="ListParagraph"/>
              <w:ind w:left="0"/>
              <w:rPr>
                <w:rFonts w:cs="Times New Roman"/>
                <w:b/>
                <w:szCs w:val="24"/>
              </w:rPr>
            </w:pPr>
            <w:r xmlns:w="http://schemas.openxmlformats.org/wordprocessingml/2006/main" w:rsidRPr="00963A14">
              <w:rPr>
                <w:rFonts w:cs="Times New Roman"/>
                <w:b/>
                <w:szCs w:val="24"/>
              </w:rPr>
              <w:t xml:space="preserve">Mục đích</w:t>
            </w:r>
          </w:p>
        </w:tc>
      </w:tr>
      <w:tr w:rsidR="00963A14" w:rsidRPr="00963A14" w14:paraId="06A27F4A" w14:textId="77777777" w:rsidTr="003B70DD">
        <w:tc>
          <w:tcPr>
            <w:tcW w:w="2178" w:type="dxa"/>
          </w:tcPr>
          <w:p w14:paraId="0DF4959C" w14:textId="77777777" w:rsidR="004B261B" w:rsidRPr="00963A14" w:rsidRDefault="00963A14" w:rsidP="00332310">
            <w:pPr xmlns:w="http://schemas.openxmlformats.org/wordprocessingml/2006/main">
              <w:pStyle w:val="ListParagraph"/>
              <w:ind w:left="0"/>
              <w:rPr>
                <w:rFonts w:cs="Times New Roman"/>
                <w:szCs w:val="24"/>
              </w:rPr>
            </w:pPr>
            <w:r xmlns:w="http://schemas.openxmlformats.org/wordprocessingml/2006/main" w:rsidRPr="00963A14">
              <w:rPr>
                <w:rFonts w:cs="Times New Roman"/>
                <w:bCs/>
                <w:szCs w:val="24"/>
              </w:rPr>
              <w:t xml:space="preserve">OSTMnTT</w:t>
            </w:r>
          </w:p>
        </w:tc>
        <w:tc>
          <w:tcPr>
            <w:tcW w:w="6678" w:type="dxa"/>
          </w:tcPr>
          <w:p w14:paraId="7B1C457B" w14:textId="77777777" w:rsidR="004B261B" w:rsidRPr="00963A14" w:rsidRDefault="00963A14" w:rsidP="00332310">
            <w:pPr xmlns:w="http://schemas.openxmlformats.org/wordprocessingml/2006/main">
              <w:pStyle w:val="ListParagraph"/>
              <w:ind w:left="0"/>
              <w:rPr>
                <w:rFonts w:cs="Times New Roman"/>
                <w:szCs w:val="24"/>
              </w:rPr>
            </w:pPr>
            <w:r xmlns:w="http://schemas.openxmlformats.org/wordprocessingml/2006/main" w:rsidRPr="00963A14">
              <w:rPr>
                <w:rFonts w:cs="Times New Roman"/>
                <w:szCs w:val="24"/>
              </w:rPr>
              <w:t xml:space="preserve">Stop đếm khi bắt đầu</w:t>
            </w:r>
          </w:p>
        </w:tc>
      </w:tr>
      <w:tr w:rsidR="00963A14" w:rsidRPr="00963A14" w14:paraId="4B3FFB4D" w14:textId="77777777" w:rsidTr="003B70DD">
        <w:tc>
          <w:tcPr>
            <w:tcW w:w="2178" w:type="dxa"/>
          </w:tcPr>
          <w:p w14:paraId="22F9FA40" w14:textId="77777777" w:rsidR="004B261B" w:rsidRPr="00963A14" w:rsidRDefault="00963A14" w:rsidP="00332310">
            <w:pPr xmlns:w="http://schemas.openxmlformats.org/wordprocessingml/2006/main">
              <w:pStyle w:val="ListParagraph"/>
              <w:ind w:left="0"/>
              <w:rPr>
                <w:rFonts w:cs="Times New Roman"/>
                <w:szCs w:val="24"/>
              </w:rPr>
            </w:pPr>
            <w:r xmlns:w="http://schemas.openxmlformats.org/wordprocessingml/2006/main" w:rsidRPr="00963A14">
              <w:rPr>
                <w:rFonts w:cs="Times New Roman"/>
                <w:szCs w:val="24"/>
              </w:rPr>
              <w:t xml:space="preserve">OSTMnTS</w:t>
            </w:r>
          </w:p>
        </w:tc>
        <w:tc>
          <w:tcPr>
            <w:tcW w:w="6678" w:type="dxa"/>
          </w:tcPr>
          <w:p w14:paraId="6B021DD9" w14:textId="77777777" w:rsidR="004B261B" w:rsidRPr="00963A14" w:rsidRDefault="00963A14" w:rsidP="00332310">
            <w:pPr xmlns:w="http://schemas.openxmlformats.org/wordprocessingml/2006/main">
              <w:pStyle w:val="ListParagraph"/>
              <w:ind w:left="0"/>
              <w:rPr>
                <w:rFonts w:cs="Times New Roman"/>
                <w:szCs w:val="24"/>
              </w:rPr>
            </w:pPr>
            <w:r xmlns:w="http://schemas.openxmlformats.org/wordprocessingml/2006/main" w:rsidRPr="00963A14">
              <w:rPr>
                <w:rFonts w:cs="Times New Roman"/>
                <w:szCs w:val="24"/>
              </w:rPr>
              <w:t xml:space="preserve">Bắt đầu đếm sau khi cài đặt xong</w:t>
            </w:r>
          </w:p>
        </w:tc>
      </w:tr>
      <w:tr w:rsidR="00963A14" w:rsidRPr="00963A14" w14:paraId="6DCEDC64" w14:textId="77777777" w:rsidTr="003B70DD">
        <w:tc>
          <w:tcPr>
            <w:tcW w:w="2178" w:type="dxa"/>
          </w:tcPr>
          <w:p w14:paraId="7098A158" w14:textId="77777777" w:rsidR="004B261B" w:rsidRPr="00963A14" w:rsidRDefault="00963A14" w:rsidP="00332310">
            <w:pPr xmlns:w="http://schemas.openxmlformats.org/wordprocessingml/2006/main">
              <w:pStyle w:val="ListParagraph"/>
              <w:ind w:left="0"/>
              <w:rPr>
                <w:rFonts w:cs="Times New Roman"/>
                <w:szCs w:val="24"/>
              </w:rPr>
            </w:pPr>
            <w:r xmlns:w="http://schemas.openxmlformats.org/wordprocessingml/2006/main" w:rsidRPr="00963A14">
              <w:rPr>
                <w:rFonts w:cs="Times New Roman"/>
                <w:szCs w:val="24"/>
              </w:rPr>
              <w:t xml:space="preserve">OSTMnCTL</w:t>
            </w:r>
          </w:p>
        </w:tc>
        <w:tc>
          <w:tcPr>
            <w:tcW w:w="6678" w:type="dxa"/>
          </w:tcPr>
          <w:p w14:paraId="2A72AE26" w14:textId="77777777" w:rsidR="00963A14" w:rsidRDefault="00963A14" w:rsidP="005A2A9D">
            <w:pPr xmlns:w="http://schemas.openxmlformats.org/wordprocessingml/2006/main">
              <w:rPr>
                <w:rFonts w:cs="Times New Roman"/>
                <w:b/>
                <w:szCs w:val="24"/>
              </w:rPr>
            </w:pPr>
            <w:r xmlns:w="http://schemas.openxmlformats.org/wordprocessingml/2006/main" w:rsidRPr="00963A14">
              <w:rPr>
                <w:rFonts w:eastAsiaTheme="majorEastAsia" w:cs="Times New Roman"/>
                <w:b/>
                <w:szCs w:val="24"/>
              </w:rPr>
              <w:t xml:space="preserve">-</w:t>
            </w:r>
            <w:r xmlns:w="http://schemas.openxmlformats.org/wordprocessingml/2006/main" w:rsidRPr="00963A14">
              <w:rPr>
                <w:rFonts w:cs="Times New Roman"/>
                <w:b/>
                <w:szCs w:val="24"/>
              </w:rPr>
              <w:t xml:space="preserve"> </w:t>
            </w:r>
            <w:r xmlns:w="http://schemas.openxmlformats.org/wordprocessingml/2006/main" w:rsidRPr="005A2A9D">
              <w:t xml:space="preserve">Kích hoạt ngắt.</w:t>
            </w:r>
          </w:p>
          <w:p w14:paraId="0C8FA0FA" w14:textId="77777777" w:rsidR="00963A14" w:rsidRDefault="00963A14" w:rsidP="005A2A9D">
            <w:r xmlns:w="http://schemas.openxmlformats.org/wordprocessingml/2006/main" w:rsidRPr="00963A14">
              <w:t xml:space="preserve">- Cài đặt sử dụng chế độ hẹn giờ ngắt quãng.</w:t>
            </w:r>
          </w:p>
          <w:p w14:paraId="7D1F60FF" w14:textId="77777777" w:rsidR="00963A14" w:rsidRPr="00963A14" w:rsidRDefault="00963A14" w:rsidP="005A2A9D">
            <w:pPr xmlns:w="http://schemas.openxmlformats.org/wordprocessingml/2006/main">
              <w:rPr>
                <w:rFonts w:asciiTheme="minorHAnsi" w:hAnsiTheme="minorHAnsi"/>
              </w:rPr>
            </w:pPr>
            <w:r xmlns:w="http://schemas.openxmlformats.org/wordprocessingml/2006/main">
              <w:t xml:space="preserve">- Nạp giá trị đếm khi bắt đầu đếm.</w:t>
            </w:r>
          </w:p>
          <w:p w14:paraId="37D91019" w14:textId="77777777" w:rsidR="00963A14" w:rsidRPr="00963A14" w:rsidRDefault="00963A14" w:rsidP="005A2A9D">
            <w:r xmlns:w="http://schemas.openxmlformats.org/wordprocessingml/2006/main" w:rsidRPr="00963A14">
              <w:t xml:space="preserve">- Cài đặt cho phép ngắt khi bắt đầu đếm.</w:t>
            </w:r>
          </w:p>
          <w:p w14:paraId="1D4B537E" w14:textId="77777777" w:rsidR="00963A14" w:rsidRPr="00963A14" w:rsidRDefault="00963A14" w:rsidP="00332310">
            <w:pPr>
              <w:pStyle w:val="ListParagraph"/>
              <w:ind w:left="0"/>
              <w:rPr>
                <w:rFonts w:cs="Times New Roman"/>
                <w:szCs w:val="24"/>
              </w:rPr>
            </w:pPr>
          </w:p>
        </w:tc>
      </w:tr>
      <w:tr w:rsidR="00963A14" w:rsidRPr="00963A14" w14:paraId="6229AB52" w14:textId="77777777" w:rsidTr="003B70DD">
        <w:tc>
          <w:tcPr>
            <w:tcW w:w="2178" w:type="dxa"/>
          </w:tcPr>
          <w:p w14:paraId="33E9DD71" w14:textId="77777777" w:rsidR="004B261B" w:rsidRPr="00963A14" w:rsidRDefault="003B70DD" w:rsidP="00332310">
            <w:pPr xmlns:w="http://schemas.openxmlformats.org/wordprocessingml/2006/main">
              <w:pStyle w:val="ListParagraph"/>
              <w:ind w:left="0"/>
              <w:rPr>
                <w:rFonts w:cs="Times New Roman"/>
                <w:szCs w:val="24"/>
              </w:rPr>
            </w:pPr>
            <w:r xmlns:w="http://schemas.openxmlformats.org/wordprocessingml/2006/main" w:rsidRPr="003B70DD">
              <w:rPr>
                <w:rFonts w:cs="Times New Roman"/>
                <w:szCs w:val="24"/>
              </w:rPr>
              <w:t xml:space="preserve">OSTMnCMP</w:t>
            </w:r>
          </w:p>
        </w:tc>
        <w:tc>
          <w:tcPr>
            <w:tcW w:w="6678" w:type="dxa"/>
          </w:tcPr>
          <w:p w14:paraId="2DE10E4B" w14:textId="77777777" w:rsidR="004B261B" w:rsidRDefault="003B70DD" w:rsidP="005A2A9D">
            <w:r xmlns:w="http://schemas.openxmlformats.org/wordprocessingml/2006/main">
              <w:t xml:space="preserve">Set time interval</w:t>
            </w:r>
          </w:p>
          <w:p w14:paraId="2DEE2FB6" w14:textId="77777777" w:rsidR="003B70DD" w:rsidRDefault="003B70DD" w:rsidP="005A2A9D">
            <w:r xmlns:w="http://schemas.openxmlformats.org/wordprocessingml/2006/main">
              <w:t xml:space="preserve">Công thức là:</w:t>
            </w:r>
          </w:p>
          <w:p w14:paraId="25A91224" w14:textId="77777777" w:rsidR="003B70DD" w:rsidRPr="003B70DD" w:rsidRDefault="003B70DD" w:rsidP="005A2A9D">
            <w:r xmlns:w="http://schemas.openxmlformats.org/wordprocessingml/2006/main">
              <w:t xml:space="preserve">OSTMnCMP value = time interval (giây)/PCLK</w:t>
            </w:r>
          </w:p>
        </w:tc>
      </w:tr>
    </w:tbl>
    <w:p w14:paraId="739E4420" w14:textId="77777777" w:rsidR="00046666" w:rsidRDefault="00046666" w:rsidP="00332310">
      <w:pPr>
        <w:pStyle w:val="ListParagraph"/>
        <w:rPr>
          <w:rFonts w:cs="Times New Roman"/>
          <w:szCs w:val="24"/>
        </w:rPr>
      </w:pPr>
    </w:p>
    <w:p w14:paraId="19A86994" w14:textId="77777777" w:rsidR="00B7396F" w:rsidRDefault="00B7396F" w:rsidP="00332310">
      <w:pPr>
        <w:pStyle w:val="ListParagraph"/>
        <w:rPr>
          <w:rFonts w:cs="Times New Roman"/>
          <w:szCs w:val="24"/>
        </w:rPr>
      </w:pPr>
    </w:p>
    <w:p w14:paraId="6CE7003F" w14:textId="77777777" w:rsidR="00B7396F" w:rsidRDefault="00B7396F" w:rsidP="00332310">
      <w:pPr>
        <w:pStyle w:val="ListParagraph"/>
        <w:rPr>
          <w:rFonts w:cs="Times New Roman"/>
          <w:szCs w:val="24"/>
        </w:rPr>
      </w:pPr>
    </w:p>
    <w:p w14:paraId="7501548A" w14:textId="77777777" w:rsidR="00B7396F" w:rsidRDefault="00B7396F" w:rsidP="00332310">
      <w:pPr>
        <w:pStyle w:val="ListParagraph"/>
        <w:rPr>
          <w:rFonts w:cs="Times New Roman"/>
          <w:szCs w:val="24"/>
        </w:rPr>
      </w:pPr>
    </w:p>
    <w:p w14:paraId="4F152273" w14:textId="77777777" w:rsidR="00B7396F" w:rsidRDefault="00B7396F" w:rsidP="00332310">
      <w:pPr>
        <w:pStyle w:val="ListParagraph"/>
        <w:rPr>
          <w:rFonts w:cs="Times New Roman"/>
          <w:szCs w:val="24"/>
        </w:rPr>
      </w:pPr>
    </w:p>
    <w:p w14:paraId="78D77A67" w14:textId="77777777" w:rsidR="0092757D" w:rsidRDefault="0092757D" w:rsidP="00332310">
      <w:pPr>
        <w:pStyle w:val="ListParagraph"/>
        <w:rPr>
          <w:rFonts w:cs="Times New Roman"/>
          <w:szCs w:val="24"/>
        </w:rPr>
      </w:pPr>
    </w:p>
    <w:p w14:paraId="7D7FBF72" w14:textId="77777777" w:rsidR="0092757D" w:rsidRDefault="0092757D" w:rsidP="00332310">
      <w:pPr>
        <w:pStyle w:val="ListParagraph"/>
        <w:rPr>
          <w:rFonts w:cs="Times New Roman"/>
          <w:szCs w:val="24"/>
        </w:rPr>
      </w:pPr>
    </w:p>
    <w:p w14:paraId="28E06656" w14:textId="77777777" w:rsidR="008B681B" w:rsidRPr="008B681B" w:rsidRDefault="008B681B" w:rsidP="008B681B">
      <w:pPr xmlns:w="http://schemas.openxmlformats.org/wordprocessingml/2006/main">
        <w:pStyle w:val="ListParagraph"/>
        <w:numPr>
          <w:ilvl w:val="0"/>
          <w:numId w:val="9"/>
        </w:numPr>
        <w:rPr>
          <w:rFonts w:cs="Times New Roman"/>
          <w:b/>
          <w:szCs w:val="24"/>
        </w:rPr>
      </w:pPr>
      <w:r xmlns:w="http://schemas.openxmlformats.org/wordprocessingml/2006/main" w:rsidRPr="008B681B">
        <w:rPr>
          <w:rFonts w:cs="Times New Roman"/>
          <w:b/>
          <w:szCs w:val="24"/>
        </w:rPr>
        <w:lastRenderedPageBreak xmlns:w="http://schemas.openxmlformats.org/wordprocessingml/2006/main"/>
      </w:r>
      <w:r xmlns:w="http://schemas.openxmlformats.org/wordprocessingml/2006/main" w:rsidRPr="008B681B">
        <w:rPr>
          <w:rFonts w:cs="Times New Roman"/>
          <w:b/>
          <w:szCs w:val="24"/>
        </w:rPr>
        <w:t xml:space="preserve">INTC</w:t>
      </w:r>
    </w:p>
    <w:p w14:paraId="43C2B6B3" w14:textId="77777777" w:rsidR="003B70DD" w:rsidRDefault="003B70DD" w:rsidP="00345955">
      <w:pPr xmlns:w="http://schemas.openxmlformats.org/wordprocessingml/2006/main">
        <w:ind w:firstLine="720"/>
      </w:pPr>
      <w:r xmlns:w="http://schemas.openxmlformats.org/wordprocessingml/2006/main">
        <w:t xml:space="preserve">Theo </w:t>
      </w:r>
      <w:r xmlns:w="http://schemas.openxmlformats.org/wordprocessingml/2006/main" w:rsidRPr="00B7396F">
        <w:rPr>
          <w:color w:val="0070C0"/>
        </w:rPr>
        <w:t xml:space="preserve">tệp r01uh0641ej0110-rh850e2x-fcc1_General.pdf </w:t>
      </w:r>
      <w:r xmlns:w="http://schemas.openxmlformats.org/wordprocessingml/2006/main" w:rsidRPr="003B70DD">
        <w:t xml:space="preserve">.</w:t>
      </w:r>
    </w:p>
    <w:p w14:paraId="1FE7D97B" w14:textId="77777777" w:rsidR="003B70DD" w:rsidRPr="00B7396F" w:rsidRDefault="003B70DD" w:rsidP="003B70DD">
      <w:pPr xmlns:w="http://schemas.openxmlformats.org/wordprocessingml/2006/main">
        <w:pStyle w:val="ListParagraph"/>
        <w:numPr>
          <w:ilvl w:val="0"/>
          <w:numId w:val="2"/>
        </w:numPr>
        <w:rPr>
          <w:rFonts w:cs="Times New Roman"/>
          <w:szCs w:val="24"/>
        </w:rPr>
      </w:pPr>
      <w:r xmlns:w="http://schemas.openxmlformats.org/wordprocessingml/2006/main" w:rsidRPr="00B7396F">
        <w:rPr>
          <w:rFonts w:cs="Times New Roman"/>
          <w:szCs w:val="24"/>
        </w:rPr>
        <w:t xml:space="preserve">Hình 6.1 Sơ đồ khối của các đơn vị ngắt:</w:t>
      </w:r>
    </w:p>
    <w:p w14:paraId="1C8EFF1B" w14:textId="77777777" w:rsidR="003B70DD" w:rsidRPr="003B70DD" w:rsidRDefault="003B70DD" w:rsidP="003B70DD">
      <w:pPr xmlns:w="http://schemas.openxmlformats.org/wordprocessingml/2006/main">
        <w:pStyle w:val="ListParagraph"/>
        <w:ind w:left="1440"/>
        <w:rPr>
          <w:rFonts w:cs="Times New Roman"/>
          <w:szCs w:val="24"/>
        </w:rPr>
      </w:pPr>
      <w:r xmlns:w="http://schemas.openxmlformats.org/wordprocessingml/2006/main">
        <w:rPr>
          <w:rFonts w:cs="Times New Roman"/>
          <w:color w:val="0070C0"/>
          <w:szCs w:val="24"/>
        </w:rPr>
        <w:t xml:space="preserve">Đối với OSTM (Số ngắt = 18) phải dùng INTC1 để điều khiển.</w:t>
      </w:r>
    </w:p>
    <w:p w14:paraId="34DD63DC" w14:textId="77777777" w:rsidR="00B7396F" w:rsidRDefault="00B7396F" w:rsidP="00332310">
      <w:pPr>
        <w:pStyle w:val="ListParagraph"/>
        <w:rPr>
          <w:rFonts w:cs="Times New Roman"/>
          <w:szCs w:val="24"/>
        </w:rPr>
      </w:pPr>
    </w:p>
    <w:p w14:paraId="2C4CB97A" w14:textId="77777777" w:rsidR="00B7396F" w:rsidRDefault="00B7396F" w:rsidP="00332310">
      <w:pPr>
        <w:pStyle w:val="ListParagraph"/>
        <w:rPr>
          <w:rFonts w:cs="Times New Roman"/>
          <w:szCs w:val="24"/>
        </w:rPr>
      </w:pPr>
    </w:p>
    <w:p w14:paraId="16744CE6" w14:textId="77777777" w:rsidR="003B70DD" w:rsidRPr="00B7396F" w:rsidRDefault="003B70DD" w:rsidP="00B7396F">
      <w:pPr xmlns:w="http://schemas.openxmlformats.org/wordprocessingml/2006/main">
        <w:pStyle w:val="ListParagraph"/>
        <w:rPr>
          <w:rFonts w:cs="Times New Roman"/>
          <w:szCs w:val="24"/>
        </w:rPr>
      </w:pPr>
      <w:r xmlns:w="http://schemas.openxmlformats.org/wordprocessingml/2006/main">
        <w:rPr>
          <w:rFonts w:cs="Times New Roman"/>
          <w:szCs w:val="24"/>
        </w:rPr>
        <w:t xml:space="preserve">Giới thiệu về cách sử dụng thanh ghi INTC1 (tham khảo phần “ </w:t>
      </w:r>
      <w:r xmlns:w="http://schemas.openxmlformats.org/wordprocessingml/2006/main" w:rsidRPr="003B70DD">
        <w:rPr>
          <w:rFonts w:cs="Times New Roman"/>
          <w:b/>
          <w:szCs w:val="24"/>
        </w:rPr>
        <w:t xml:space="preserve">6.3.2 EIC0 đến EIC511 — Thanh ghi điều khiển ngắt điện EI từ 0 đến 511 </w:t>
      </w:r>
      <w:r xmlns:w="http://schemas.openxmlformats.org/wordprocessingml/2006/main">
        <w:rPr>
          <w:rFonts w:cs="Times New Roman"/>
          <w:szCs w:val="24"/>
        </w:rPr>
        <w:t xml:space="preserve">” trong </w:t>
      </w:r>
      <w:r xmlns:w="http://schemas.openxmlformats.org/wordprocessingml/2006/main" w:rsidRPr="00963A14">
        <w:rPr>
          <w:rFonts w:cs="Times New Roman"/>
          <w:color w:val="0070C0"/>
          <w:szCs w:val="24"/>
        </w:rPr>
        <w:t xml:space="preserve">r01uh0641ej0110-rh850e2x-fcc1_General.pdf </w:t>
      </w:r>
      <w:r xmlns:w="http://schemas.openxmlformats.org/wordprocessingml/2006/main">
        <w:rPr>
          <w:rFonts w:cs="Times New Roman"/>
          <w:szCs w:val="24"/>
        </w:rPr>
        <w:t xml:space="preserve">)</w:t>
      </w:r>
    </w:p>
    <w:tbl>
      <w:tblPr>
        <w:tblStyle w:val="TableGrid"/>
        <w:tblW w:w="0" w:type="auto"/>
        <w:tblInd w:w="720" w:type="dxa"/>
        <w:tblLook w:val="04A0" w:firstRow="1" w:lastRow="0" w:firstColumn="1" w:lastColumn="0" w:noHBand="0" w:noVBand="1"/>
      </w:tblPr>
      <w:tblGrid>
        <w:gridCol w:w="2118"/>
        <w:gridCol w:w="6404"/>
      </w:tblGrid>
      <w:tr w:rsidR="003B70DD" w:rsidRPr="00963A14" w14:paraId="297F0BA0" w14:textId="77777777" w:rsidTr="00B7396F">
        <w:tc>
          <w:tcPr>
            <w:tcW w:w="2178" w:type="dxa"/>
            <w:shd w:val="clear" w:color="auto" w:fill="BFBFBF" w:themeFill="background1" w:themeFillShade="BF"/>
          </w:tcPr>
          <w:p w14:paraId="06B6C34A" w14:textId="77777777" w:rsidR="003B70DD" w:rsidRPr="00963A14" w:rsidRDefault="003B70DD" w:rsidP="003B70DD">
            <w:pPr xmlns:w="http://schemas.openxmlformats.org/wordprocessingml/2006/main">
              <w:pStyle w:val="ListParagraph"/>
              <w:ind w:left="0"/>
              <w:rPr>
                <w:rFonts w:cs="Times New Roman"/>
                <w:b/>
                <w:szCs w:val="24"/>
              </w:rPr>
            </w:pPr>
            <w:r xmlns:w="http://schemas.openxmlformats.org/wordprocessingml/2006/main">
              <w:rPr>
                <w:rFonts w:cs="Times New Roman"/>
                <w:b/>
                <w:szCs w:val="24"/>
              </w:rPr>
              <w:t xml:space="preserve">bit name</w:t>
            </w:r>
          </w:p>
        </w:tc>
        <w:tc>
          <w:tcPr>
            <w:tcW w:w="6678" w:type="dxa"/>
            <w:shd w:val="clear" w:color="auto" w:fill="BFBFBF" w:themeFill="background1" w:themeFillShade="BF"/>
          </w:tcPr>
          <w:p w14:paraId="2C6E960C" w14:textId="77777777" w:rsidR="003B70DD" w:rsidRPr="00963A14" w:rsidRDefault="003B70DD" w:rsidP="00B7396F">
            <w:pPr xmlns:w="http://schemas.openxmlformats.org/wordprocessingml/2006/main">
              <w:pStyle w:val="ListParagraph"/>
              <w:ind w:left="0"/>
              <w:rPr>
                <w:rFonts w:cs="Times New Roman"/>
                <w:b/>
                <w:szCs w:val="24"/>
              </w:rPr>
            </w:pPr>
            <w:r xmlns:w="http://schemas.openxmlformats.org/wordprocessingml/2006/main" w:rsidRPr="00963A14">
              <w:rPr>
                <w:rFonts w:cs="Times New Roman"/>
                <w:b/>
                <w:szCs w:val="24"/>
              </w:rPr>
              <w:t xml:space="preserve">Mục đích</w:t>
            </w:r>
          </w:p>
        </w:tc>
      </w:tr>
      <w:tr w:rsidR="003B70DD" w:rsidRPr="00963A14" w14:paraId="7A330616" w14:textId="77777777" w:rsidTr="00B7396F">
        <w:tc>
          <w:tcPr>
            <w:tcW w:w="2178" w:type="dxa"/>
          </w:tcPr>
          <w:p w14:paraId="09EDB49F" w14:textId="77777777" w:rsidR="003B70DD" w:rsidRPr="00963A14" w:rsidRDefault="003B70DD" w:rsidP="006B11EF">
            <w:pPr xmlns:w="http://schemas.openxmlformats.org/wordprocessingml/2006/main">
              <w:rPr>
                <w:rFonts w:cs="Times New Roman"/>
                <w:szCs w:val="24"/>
              </w:rPr>
            </w:pPr>
            <w:r xmlns:w="http://schemas.openxmlformats.org/wordprocessingml/2006/main">
              <w:t xml:space="preserve">EICTn</w:t>
            </w:r>
          </w:p>
        </w:tc>
        <w:tc>
          <w:tcPr>
            <w:tcW w:w="6678" w:type="dxa"/>
          </w:tcPr>
          <w:p w14:paraId="7F36F3C7" w14:textId="77777777" w:rsidR="003B70DD" w:rsidRPr="00963A14" w:rsidRDefault="003B70DD" w:rsidP="00B7396F">
            <w:pPr xmlns:w="http://schemas.openxmlformats.org/wordprocessingml/2006/main">
              <w:pStyle w:val="ListParagraph"/>
              <w:ind w:left="0"/>
              <w:rPr>
                <w:rFonts w:cs="Times New Roman"/>
                <w:szCs w:val="24"/>
              </w:rPr>
            </w:pPr>
            <w:r xmlns:w="http://schemas.openxmlformats.org/wordprocessingml/2006/main">
              <w:rPr>
                <w:rFonts w:cs="Times New Roman"/>
                <w:szCs w:val="24"/>
              </w:rPr>
              <w:t xml:space="preserve">Set 0 to play by Cận cảnh</w:t>
            </w:r>
          </w:p>
        </w:tc>
      </w:tr>
      <w:tr w:rsidR="003B70DD" w:rsidRPr="00963A14" w14:paraId="4692AE6F" w14:textId="77777777" w:rsidTr="00B7396F">
        <w:tc>
          <w:tcPr>
            <w:tcW w:w="2178" w:type="dxa"/>
          </w:tcPr>
          <w:p w14:paraId="127D704F" w14:textId="77777777" w:rsidR="003B70DD" w:rsidRPr="00963A14" w:rsidRDefault="003B70DD" w:rsidP="00B7396F">
            <w:pPr xmlns:w="http://schemas.openxmlformats.org/wordprocessingml/2006/main">
              <w:pStyle w:val="ListParagraph"/>
              <w:ind w:left="0"/>
              <w:rPr>
                <w:rFonts w:cs="Times New Roman"/>
                <w:szCs w:val="24"/>
              </w:rPr>
            </w:pPr>
            <w:r xmlns:w="http://schemas.openxmlformats.org/wordprocessingml/2006/main">
              <w:rPr>
                <w:rFonts w:cs="Times New Roman"/>
                <w:szCs w:val="24"/>
              </w:rPr>
              <w:t xml:space="preserve">EIRFn</w:t>
            </w:r>
          </w:p>
        </w:tc>
        <w:tc>
          <w:tcPr>
            <w:tcW w:w="6678" w:type="dxa"/>
          </w:tcPr>
          <w:p w14:paraId="714A32FB" w14:textId="77777777" w:rsidR="003B70DD" w:rsidRPr="00963A14" w:rsidRDefault="003B70DD" w:rsidP="00B7396F">
            <w:pPr xmlns:w="http://schemas.openxmlformats.org/wordprocessingml/2006/main">
              <w:pStyle w:val="ListParagraph"/>
              <w:ind w:left="0"/>
              <w:rPr>
                <w:rFonts w:cs="Times New Roman"/>
                <w:szCs w:val="24"/>
              </w:rPr>
            </w:pPr>
            <w:r xmlns:w="http://schemas.openxmlformats.org/wordprocessingml/2006/main">
              <w:rPr>
                <w:rFonts w:cs="Times New Roman"/>
                <w:szCs w:val="24"/>
              </w:rPr>
              <w:t xml:space="preserve">Use to wipe off (đặt 0)</w:t>
            </w:r>
          </w:p>
        </w:tc>
      </w:tr>
      <w:tr w:rsidR="003B70DD" w:rsidRPr="00963A14" w14:paraId="6FB1F8CB" w14:textId="77777777" w:rsidTr="00B7396F">
        <w:tc>
          <w:tcPr>
            <w:tcW w:w="2178" w:type="dxa"/>
          </w:tcPr>
          <w:p w14:paraId="043ABDDB" w14:textId="77777777" w:rsidR="003B70DD" w:rsidRPr="00963A14" w:rsidRDefault="003B70DD" w:rsidP="00B7396F">
            <w:pPr xmlns:w="http://schemas.openxmlformats.org/wordprocessingml/2006/main">
              <w:pStyle w:val="ListParagraph"/>
              <w:ind w:left="0"/>
              <w:rPr>
                <w:rFonts w:cs="Times New Roman"/>
                <w:szCs w:val="24"/>
              </w:rPr>
            </w:pPr>
            <w:r xmlns:w="http://schemas.openxmlformats.org/wordprocessingml/2006/main">
              <w:rPr>
                <w:rFonts w:cs="Times New Roman"/>
                <w:szCs w:val="24"/>
              </w:rPr>
              <w:t xml:space="preserve">EIMKn</w:t>
            </w:r>
          </w:p>
        </w:tc>
        <w:tc>
          <w:tcPr>
            <w:tcW w:w="6678" w:type="dxa"/>
          </w:tcPr>
          <w:p w14:paraId="5C9232C1" w14:textId="77777777" w:rsidR="003B70DD" w:rsidRPr="00963A14" w:rsidRDefault="003B70DD" w:rsidP="00B7396F">
            <w:pPr xmlns:w="http://schemas.openxmlformats.org/wordprocessingml/2006/main">
              <w:pStyle w:val="ListParagraph"/>
              <w:ind w:left="0"/>
              <w:rPr>
                <w:rFonts w:cs="Times New Roman"/>
                <w:szCs w:val="24"/>
              </w:rPr>
            </w:pPr>
            <w:r xmlns:w="http://schemas.openxmlformats.org/wordprocessingml/2006/main">
              <w:rPr>
                <w:rFonts w:cs="Times New Roman"/>
                <w:szCs w:val="24"/>
              </w:rPr>
              <w:t xml:space="preserve">Sử dụng để bật hoặc tắt ngắt</w:t>
            </w:r>
          </w:p>
        </w:tc>
      </w:tr>
      <w:tr w:rsidR="003B70DD" w:rsidRPr="00963A14" w14:paraId="4366834B" w14:textId="77777777" w:rsidTr="00B7396F">
        <w:tc>
          <w:tcPr>
            <w:tcW w:w="2178" w:type="dxa"/>
          </w:tcPr>
          <w:p w14:paraId="19A2660E" w14:textId="77777777" w:rsidR="003B70DD" w:rsidRPr="00963A14" w:rsidRDefault="008B681B" w:rsidP="00B7396F">
            <w:pPr xmlns:w="http://schemas.openxmlformats.org/wordprocessingml/2006/main">
              <w:pStyle w:val="ListParagraph"/>
              <w:ind w:left="0"/>
              <w:rPr>
                <w:rFonts w:cs="Times New Roman"/>
                <w:szCs w:val="24"/>
              </w:rPr>
            </w:pPr>
            <w:r xmlns:w="http://schemas.openxmlformats.org/wordprocessingml/2006/main">
              <w:rPr>
                <w:rFonts w:cs="Times New Roman"/>
                <w:szCs w:val="24"/>
              </w:rPr>
              <w:t xml:space="preserve">EITBn</w:t>
            </w:r>
          </w:p>
        </w:tc>
        <w:tc>
          <w:tcPr>
            <w:tcW w:w="6678" w:type="dxa"/>
          </w:tcPr>
          <w:p w14:paraId="0631E68E" w14:textId="77777777" w:rsidR="003B70DD" w:rsidRPr="003B70DD" w:rsidRDefault="008B681B" w:rsidP="005A2A9D">
            <w:r xmlns:w="http://schemas.openxmlformats.org/wordprocessingml/2006/main">
              <w:t xml:space="preserve">Cài đặt sử dụng bảng ngắt.</w:t>
            </w:r>
          </w:p>
        </w:tc>
      </w:tr>
      <w:tr w:rsidR="008B681B" w:rsidRPr="00963A14" w14:paraId="7C7E494C" w14:textId="77777777" w:rsidTr="00B7396F">
        <w:tc>
          <w:tcPr>
            <w:tcW w:w="2178" w:type="dxa"/>
          </w:tcPr>
          <w:p w14:paraId="4EC7A671" w14:textId="77777777" w:rsidR="008B681B" w:rsidRDefault="008B681B" w:rsidP="00B7396F">
            <w:pPr xmlns:w="http://schemas.openxmlformats.org/wordprocessingml/2006/main">
              <w:pStyle w:val="ListParagraph"/>
              <w:ind w:left="0"/>
              <w:rPr>
                <w:rFonts w:cs="Times New Roman"/>
                <w:szCs w:val="24"/>
              </w:rPr>
            </w:pPr>
            <w:r xmlns:w="http://schemas.openxmlformats.org/wordprocessingml/2006/main">
              <w:rPr>
                <w:rFonts w:cs="Times New Roman"/>
                <w:szCs w:val="24"/>
              </w:rPr>
              <w:t xml:space="preserve">EIPn</w:t>
            </w:r>
          </w:p>
        </w:tc>
        <w:tc>
          <w:tcPr>
            <w:tcW w:w="6678" w:type="dxa"/>
          </w:tcPr>
          <w:p w14:paraId="5C4920DB" w14:textId="77777777" w:rsidR="008B681B" w:rsidRDefault="008B681B" w:rsidP="005A2A9D">
            <w:r xmlns:w="http://schemas.openxmlformats.org/wordprocessingml/2006/main">
              <w:t xml:space="preserve">Sử dụng để đặt mức ưu tiên của ngắt</w:t>
            </w:r>
          </w:p>
        </w:tc>
      </w:tr>
    </w:tbl>
    <w:p w14:paraId="13CEDD5A" w14:textId="77777777" w:rsidR="00BD5CC6" w:rsidRDefault="00BD5CC6" w:rsidP="005A2A9D"/>
    <w:p w14:paraId="020E792D" w14:textId="77777777" w:rsidR="0092757D" w:rsidRPr="00963A14" w:rsidRDefault="0092757D" w:rsidP="005A2A9D"/>
    <w:p w14:paraId="004B5EA9" w14:textId="77777777" w:rsidR="008B681B" w:rsidRPr="008B681B" w:rsidRDefault="008B681B" w:rsidP="008B681B">
      <w:pPr xmlns:w="http://schemas.openxmlformats.org/wordprocessingml/2006/main">
        <w:pStyle w:val="ListParagraph"/>
        <w:numPr>
          <w:ilvl w:val="0"/>
          <w:numId w:val="9"/>
        </w:numPr>
        <w:rPr>
          <w:rFonts w:cs="Times New Roman"/>
          <w:b/>
          <w:szCs w:val="24"/>
        </w:rPr>
      </w:pPr>
      <w:r xmlns:w="http://schemas.openxmlformats.org/wordprocessingml/2006/main" w:rsidRPr="008B681B">
        <w:rPr>
          <w:rFonts w:cs="Times New Roman"/>
          <w:b/>
          <w:szCs w:val="24"/>
        </w:rPr>
        <w:t xml:space="preserve">Bảng ngắt mạch:</w:t>
      </w:r>
    </w:p>
    <w:p w14:paraId="667B2C6C" w14:textId="77777777" w:rsidR="00BD5CC6" w:rsidRPr="008B681B" w:rsidRDefault="008B681B" w:rsidP="008B681B">
      <w:pPr xmlns:w="http://schemas.openxmlformats.org/wordprocessingml/2006/main">
        <w:pStyle w:val="ListParagraph"/>
        <w:ind w:left="1080"/>
        <w:rPr>
          <w:rFonts w:cs="Times New Roman"/>
          <w:szCs w:val="24"/>
        </w:rPr>
      </w:pPr>
      <w:r xmlns:w="http://schemas.openxmlformats.org/wordprocessingml/2006/main" w:rsidRPr="008B681B">
        <w:rPr>
          <w:rFonts w:cs="Times New Roman"/>
          <w:szCs w:val="24"/>
        </w:rPr>
        <w:t xml:space="preserve">Trong bảng vector bổ sung hàm xử lý ngắt vào </w:t>
      </w:r>
      <w:r xmlns:w="http://schemas.openxmlformats.org/wordprocessingml/2006/main" w:rsidRPr="008B681B">
        <w:rPr>
          <w:rFonts w:cs="Times New Roman"/>
          <w:b/>
          <w:szCs w:val="24"/>
        </w:rPr>
        <w:t xml:space="preserve">vị trí 18 </w:t>
      </w:r>
      <w:r xmlns:w="http://schemas.openxmlformats.org/wordprocessingml/2006/main" w:rsidRPr="008B681B">
        <w:rPr>
          <w:rFonts w:cs="Times New Roman"/>
          <w:szCs w:val="24"/>
        </w:rPr>
        <w:t xml:space="preserve">(bắt đầu từ 0).</w:t>
      </w:r>
    </w:p>
    <w:p w14:paraId="1E641076"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804000"/>
          <w:kern w:val="24"/>
          <w:sz w:val="22"/>
          <w:szCs w:val="22"/>
          <w:highlight w:val="white"/>
        </w:rPr>
        <w:t xml:space="preserve">#pragma ghs phần sdata=".inttable_PE0"</w:t>
      </w:r>
    </w:p>
    <w:p w14:paraId="7FD8314A"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8B681B">
        <w:rPr>
          <w:noProof/>
          <w:lang w:eastAsia="ja-JP"/>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43392" behindDoc="0" locked="0" layoutInCell="1" allowOverlap="1" wp14:anchorId="7E4DB813" wp14:editId="069BBE42">
            <wp:simplePos x="0" y="0"/>
            <wp:positionH relativeFrom="column">
              <wp:posOffset>2295525</wp:posOffset>
            </wp:positionH>
            <wp:positionV relativeFrom="paragraph">
              <wp:posOffset>92710</wp:posOffset>
            </wp:positionV>
            <wp:extent cx="3648075" cy="1011936"/>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48075" cy="1011936"/>
                    </a:xfrm>
                    <a:prstGeom prst="rect">
                      <a:avLst/>
                    </a:prstGeom>
                  </pic:spPr>
                </pic:pic>
              </a:graphicData>
            </a:graphic>
            <wp14:sizeRelH relativeFrom="margin">
              <wp14:pctWidth>0</wp14:pctWidth>
            </wp14:sizeRelH>
            <wp14:sizeRelV relativeFrom="margin">
              <wp14:pctHeight>0</wp14:pctHeight>
            </wp14:sizeRelV>
          </wp:anchor>
        </w:drawing>
      </w:r>
      <w:r xmlns:w="http://schemas.openxmlformats.org/wordprocessingml/2006/main">
        <w:rPr>
          <w:rFonts w:ascii="Arial" w:eastAsia="Meiryo" w:hAnsi="Arial" w:cs="+mn-cs"/>
          <w:color w:val="8000FF"/>
          <w:kern w:val="24"/>
          <w:sz w:val="22"/>
          <w:szCs w:val="22"/>
          <w:highlight w:val="white"/>
        </w:rPr>
        <w:t xml:space="preserve">khoảng trống</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b/>
          <w:bCs/>
          <w:color w:val="000080"/>
          <w:kern w:val="24"/>
          <w:sz w:val="22"/>
          <w:szCs w:val="22"/>
          <w:highlight w:val="white"/>
        </w:rPr>
        <w:t xml:space="preserve">(* </w:t>
      </w:r>
      <w:r xmlns:w="http://schemas.openxmlformats.org/wordprocessingml/2006/main">
        <w:rPr>
          <w:rFonts w:ascii="Arial" w:eastAsia="Meiryo" w:hAnsi="Arial" w:cs="+mn-cs"/>
          <w:color w:val="000000"/>
          <w:kern w:val="24"/>
          <w:sz w:val="22"/>
          <w:szCs w:val="22"/>
          <w:highlight w:val="white"/>
        </w:rPr>
        <w:t xml:space="preserve">IntVectors </w:t>
      </w:r>
      <w:r xmlns:w="http://schemas.openxmlformats.org/wordprocessingml/2006/main">
        <w:rPr>
          <w:rFonts w:ascii="Arial" w:eastAsia="Meiryo" w:hAnsi="Arial" w:cs="+mn-cs"/>
          <w:b/>
          <w:bCs/>
          <w:color w:val="000080"/>
          <w:kern w:val="24"/>
          <w:sz w:val="22"/>
          <w:szCs w:val="22"/>
          <w:highlight w:val="white"/>
        </w:rPr>
        <w:t xml:space="preserve">[])( </w:t>
      </w:r>
      <w:r xmlns:w="http://schemas.openxmlformats.org/wordprocessingml/2006/main">
        <w:rPr>
          <w:rFonts w:ascii="Arial" w:eastAsia="Meiryo" w:hAnsi="Arial" w:cs="+mn-cs"/>
          <w:color w:val="8000FF"/>
          <w:kern w:val="24"/>
          <w:sz w:val="22"/>
          <w:szCs w:val="22"/>
          <w:highlight w:val="white"/>
        </w:rPr>
        <w:t xml:space="preserve">void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p>
    <w:p w14:paraId="23E7ED74"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b/>
          <w:bCs/>
          <w:color w:val="000080"/>
          <w:kern w:val="24"/>
          <w:sz w:val="22"/>
          <w:szCs w:val="22"/>
          <w:highlight w:val="white"/>
        </w:rPr>
        <w:t xml:space="preserve">{</w:t>
      </w:r>
    </w:p>
    <w:p w14:paraId="138D4180"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eiint0_handler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EIINT0 */</w:t>
      </w:r>
    </w:p>
    <w:p w14:paraId="2D16947B"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xmlns:mc="http://schemas.openxmlformats.org/markup-compatibility/2006" xmlns:wp="http://schemas.openxmlformats.org/drawingml/2006/wordprocessingDrawing" xmlns:wp14="http://schemas.microsoft.com/office/word/2010/wordprocessingDrawing" xmlns:wps="http://schemas.microsoft.com/office/word/2010/wordprocessingShape" xmlns:v="urn:schemas-microsoft-com:vml" xmlns:w14="http://schemas.microsoft.com/office/word/2010/wordml" xmlns:o="urn:schemas-microsoft-com:office:office">
        <w:rPr>
          <w:rFonts w:ascii="Arial" w:eastAsia="Meiryo" w:hAnsi="Arial" w:cs="+mn-cs"/>
          <w:noProof/>
          <w:color w:val="000000"/>
          <w:kern w:val="24"/>
          <w:sz w:val="22"/>
          <w:szCs w:val="22"/>
          <w:lang w:eastAsia="ja-JP"/>
        </w:rPr>
        <mc:AlternateContent xmlns:mc="http://schemas.openxmlformats.org/markup-compatibility/2006" xmlns:w="http://schemas.openxmlformats.org/wordprocessingml/2006/main" xmlns:wp="http://schemas.openxmlformats.org/drawingml/2006/wordprocessingDrawing" xmlns:wp14="http://schemas.microsoft.com/office/word/2010/wordprocessingDrawing" xmlns:wps="http://schemas.microsoft.com/office/word/2010/wordprocessingShape" xmlns:v="urn:schemas-microsoft-com:vml" xmlns:w14="http://schemas.microsoft.com/office/word/2010/wordml" xmlns:o="urn:schemas-microsoft-com:office:office">
          <mc:Choice Requires="wps">
            <w:drawing>
              <wp:anchor distT="0" distB="0" distL="114300" distR="114300" simplePos="0" relativeHeight="251644416" behindDoc="0" locked="0" layoutInCell="1" allowOverlap="1" wp14:anchorId="1FDEA3E6" wp14:editId="3B4271B1">
                <wp:simplePos x="0" y="0"/>
                <wp:positionH relativeFrom="column">
                  <wp:posOffset>1647825</wp:posOffset>
                </wp:positionH>
                <wp:positionV relativeFrom="paragraph">
                  <wp:posOffset>76835</wp:posOffset>
                </wp:positionV>
                <wp:extent cx="3429000" cy="2152650"/>
                <wp:effectExtent l="0" t="38100" r="57150" b="19050"/>
                <wp:wrapNone/>
                <wp:docPr id="30" name="Straight Arrow Connector 30"/>
                <wp:cNvGraphicFramePr/>
                <a:graphic xmlns:a="http://schemas.openxmlformats.org/drawingml/2006/main">
                  <a:graphicData uri="http://schemas.microsoft.com/office/word/2010/wordprocessingShape">
                    <wps:wsp>
                      <wps:cNvCnPr/>
                      <wps:spPr>
                        <a:xfrm flipV="1">
                          <a:off x="0" y="0"/>
                          <a:ext cx="3429000" cy="215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48E09" id="Straight Arrow Connector 30" o:spid="_x0000_s1026" type="#_x0000_t32" style="position:absolute;margin-left:129.75pt;margin-top:6.05pt;width:270pt;height:169.5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" strokecolor="#5b9bd5 [3204]" strokeweight=".5pt">
                <v:stroke endarrow="block" joinstyle="miter"/>
              </v:shape>
            </w:pict>
          </mc:Fallback>
        </mc:AlternateContent>
      </w:r>
      <w:r xmlns:w="http://schemas.openxmlformats.org/wordprocessingml/2006/main">
        <w:rPr>
          <w:rFonts w:ascii="Arial" w:eastAsia="Meiryo" w:hAnsi="Arial" w:cs="+mn-cs"/>
          <w:color w:val="000000"/>
          <w:kern w:val="24"/>
          <w:sz w:val="22"/>
          <w:szCs w:val="22"/>
          <w:highlight w:val="white"/>
        </w:rPr>
        <w:t xml:space="preserve">.</w:t>
      </w:r>
    </w:p>
    <w:p w14:paraId="564B0960"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w:t>
      </w:r>
    </w:p>
    <w:p w14:paraId="17B387C9"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w:t>
      </w:r>
    </w:p>
    <w:p w14:paraId="5D6CF0AD"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EIINT10 */</w:t>
      </w:r>
    </w:p>
    <w:p w14:paraId="375A01B4"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EIINT11 */</w:t>
      </w:r>
    </w:p>
    <w:p w14:paraId="13001C9A"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EIINT12 */</w:t>
      </w:r>
    </w:p>
    <w:p w14:paraId="0655FAFE"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EIINT13 */</w:t>
      </w:r>
    </w:p>
    <w:p w14:paraId="2B8A9AD9"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EIINT14 */</w:t>
      </w:r>
    </w:p>
    <w:p w14:paraId="7F632FA0"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EIINT15 */</w:t>
      </w:r>
    </w:p>
    <w:p w14:paraId="1B270131"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EIINT16 */</w:t>
      </w:r>
    </w:p>
    <w:p w14:paraId="42657637"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EIINT17 */</w:t>
      </w:r>
    </w:p>
    <w:p w14:paraId="4974E569"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sidRPr="008B681B">
        <w:rPr>
          <w:rFonts w:ascii="Arial" w:eastAsia="Meiryo" w:hAnsi="Arial" w:cs="+mn-cs"/>
          <w:color w:val="FF0000"/>
          <w:kern w:val="24"/>
          <w:sz w:val="22"/>
          <w:szCs w:val="22"/>
          <w:highlight w:val="white"/>
        </w:rPr>
        <w:t xml:space="preserve">ostm_interrupt_handler </w:t>
      </w:r>
      <w:r xmlns:w="http://schemas.openxmlformats.org/wordprocessingml/2006/main" w:rsidRPr="008B681B">
        <w:rPr>
          <w:rFonts w:ascii="Arial" w:eastAsia="Meiryo" w:hAnsi="Arial" w:cs="+mn-cs"/>
          <w:b/>
          <w:bCs/>
          <w:color w:val="FF0000"/>
          <w:kern w:val="24"/>
          <w:sz w:val="22"/>
          <w:szCs w:val="22"/>
          <w:highlight w:val="white"/>
        </w:rPr>
        <w:t xml:space="preserve">,</w:t>
      </w:r>
      <w:r xmlns:w="http://schemas.openxmlformats.org/wordprocessingml/2006/main" w:rsidRPr="008B681B">
        <w:rPr>
          <w:rFonts w:ascii="Arial" w:eastAsia="Meiryo" w:hAnsi="Arial" w:cs="+mn-cs"/>
          <w:color w:val="FF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OSTM0 */</w:t>
      </w:r>
    </w:p>
    <w:p w14:paraId="2491C749" w14:textId="77777777" w:rsidR="008B681B" w:rsidRDefault="008B681B" w:rsidP="008B681B">
      <w:pPr xmlns:w="http://schemas.openxmlformats.org/wordprocessingml/2006/main">
        <w:pStyle w:val="NormalWeb"/>
        <w:pBdr>
          <w:top w:val="single" w:sz="4" w:space="1" w:color="auto"/>
          <w:left w:val="single" w:sz="4" w:space="4" w:color="auto"/>
          <w:bottom w:val="single" w:sz="4" w:space="1" w:color="auto"/>
          <w:right w:val="single" w:sz="4" w:space="4" w:color="auto"/>
        </w:pBdr>
        <w:spacing w:before="0" w:beforeAutospacing="0" w:after="0" w:afterAutospacing="0" w:line="288" w:lineRule="auto"/>
      </w:pPr>
      <w:r xmlns:w="http://schemas.openxmlformats.org/wordprocessingml/2006/main">
        <w:rPr>
          <w:rFonts w:ascii="Arial" w:eastAsia="Meiryo" w:hAnsi="Arial" w:cs="+mn-cs"/>
          <w:color w:val="000000"/>
          <w:kern w:val="24"/>
          <w:sz w:val="22"/>
          <w:szCs w:val="22"/>
          <w:highlight w:val="white"/>
        </w:rPr>
        <w:t xml:space="preserve">giả </w:t>
      </w:r>
      <w:r xmlns:w="http://schemas.openxmlformats.org/wordprocessingml/2006/main">
        <w:rPr>
          <w:rFonts w:ascii="Arial" w:eastAsia="Meiryo" w:hAnsi="Arial" w:cs="+mn-cs"/>
          <w:b/>
          <w:bCs/>
          <w:color w:val="000080"/>
          <w:kern w:val="24"/>
          <w:sz w:val="22"/>
          <w:szCs w:val="22"/>
          <w:highlight w:val="white"/>
        </w:rPr>
        <w:t xml:space="preserve">,</w:t>
      </w:r>
      <w:r xmlns:w="http://schemas.openxmlformats.org/wordprocessingml/2006/main">
        <w:rPr>
          <w:rFonts w:ascii="Arial" w:eastAsia="Meiryo" w:hAnsi="Arial" w:cs="+mn-cs"/>
          <w:color w:val="000000"/>
          <w:kern w:val="24"/>
          <w:sz w:val="22"/>
          <w:szCs w:val="22"/>
          <w:highlight w:val="white"/>
        </w:rPr>
        <w:t xml:space="preserve">              </w:t>
      </w:r>
      <w:r xmlns:w="http://schemas.openxmlformats.org/wordprocessingml/2006/main">
        <w:rPr>
          <w:rFonts w:ascii="Arial" w:eastAsia="Meiryo" w:hAnsi="Arial" w:cs="+mn-cs"/>
          <w:color w:val="008000"/>
          <w:kern w:val="24"/>
          <w:sz w:val="22"/>
          <w:szCs w:val="22"/>
          <w:highlight w:val="white"/>
        </w:rPr>
        <w:t xml:space="preserve">/* EIINT19 */</w:t>
      </w:r>
    </w:p>
    <w:p w14:paraId="079702B5" w14:textId="77777777" w:rsidR="008B681B" w:rsidRPr="00963A14" w:rsidRDefault="008B681B" w:rsidP="005A2A9D"/>
    <w:p w14:paraId="474F7C4C" w14:textId="77777777" w:rsidR="00BD5CC6" w:rsidRPr="00963A14" w:rsidRDefault="00BD5CC6" w:rsidP="00DA314F">
      <w:pPr xmlns:w="http://schemas.openxmlformats.org/wordprocessingml/2006/main">
        <w:pStyle w:val="Heading4"/>
      </w:pPr>
      <w:bookmarkStart xmlns:w="http://schemas.openxmlformats.org/wordprocessingml/2006/main" w:id="47" w:name="_Toc34990889"/>
      <w:r xmlns:w="http://schemas.openxmlformats.org/wordprocessingml/2006/main" w:rsidRPr="00963A14">
        <w:t xml:space="preserve">Kết quả</w:t>
      </w:r>
      <w:bookmarkEnd xmlns:w="http://schemas.openxmlformats.org/wordprocessingml/2006/main" w:id="47"/>
      <w:r xmlns:w="http://schemas.openxmlformats.org/wordprocessingml/2006/main" w:rsidR="008B681B" w:rsidRPr="008B681B">
        <w:rPr>
          <w:rFonts w:asciiTheme="minorHAnsi" w:eastAsiaTheme="minorEastAsia" w:hAnsiTheme="minorHAnsi" w:cstheme="minorBidi"/>
          <w:noProof/>
          <w:sz w:val="22"/>
          <w:lang w:eastAsia="en-US"/>
        </w:rPr>
        <w:t xml:space="preserve"> </w:t>
      </w:r>
    </w:p>
    <w:p w14:paraId="4F603F55" w14:textId="77777777" w:rsidR="00030A12" w:rsidRPr="00963A14" w:rsidRDefault="00030A12" w:rsidP="005A2A9D"/>
    <w:p w14:paraId="3A6A83E9" w14:textId="77777777" w:rsidR="008B681B" w:rsidRDefault="008B681B" w:rsidP="005A2A9D">
      <w:r xmlns:w="http://schemas.openxmlformats.org/wordprocessingml/2006/main">
        <w:t xml:space="preserve">Trong kết quả mẫu này, thời gian lấy mẫu được đặt thành 50ms trên hộp thoại “ </w:t>
      </w:r>
      <w:r xmlns:w="http://schemas.openxmlformats.org/wordprocessingml/2006/main" w:rsidR="005A2A9D" w:rsidRPr="005A2A9D">
        <w:rPr>
          <w:b/>
        </w:rPr>
        <w:t xml:space="preserve">Tham số cấu hình </w:t>
      </w:r>
      <w:r xmlns:w="http://schemas.openxmlformats.org/wordprocessingml/2006/main" w:rsidR="005A2A9D">
        <w:t xml:space="preserve">”.</w:t>
      </w:r>
    </w:p>
    <w:p w14:paraId="235347EE" w14:textId="77777777" w:rsidR="00480CBA" w:rsidRPr="00963A14" w:rsidRDefault="008B681B" w:rsidP="005A2A9D">
      <w:r xmlns:w="http://schemas.openxmlformats.org/wordprocessingml/2006/main">
        <w:t xml:space="preserve">Nó được đặt tự động thành giá trị điện tử và khoảng thời gian.</w:t>
      </w:r>
    </w:p>
    <w:p w14:paraId="4CFB3779" w14:textId="77777777" w:rsidR="00480CBA" w:rsidRPr="00963A14" w:rsidRDefault="005A2A9D" w:rsidP="005A2A9D">
      <w:r>
        <w:rPr>
          <w:noProof/>
        </w:rPr>
        <w:lastRenderedPageBreak/>
        <mc:AlternateContent>
          <mc:Choice Requires="wps">
            <w:drawing>
              <wp:anchor distT="0" distB="0" distL="114300" distR="114300" simplePos="0" relativeHeight="251645440" behindDoc="0" locked="0" layoutInCell="1" allowOverlap="1" wp14:anchorId="7F10638C" wp14:editId="32C7E04E">
                <wp:simplePos x="0" y="0"/>
                <wp:positionH relativeFrom="column">
                  <wp:posOffset>3505200</wp:posOffset>
                </wp:positionH>
                <wp:positionV relativeFrom="paragraph">
                  <wp:posOffset>981075</wp:posOffset>
                </wp:positionV>
                <wp:extent cx="485775" cy="1714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485775"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2FA40" id="Rectangle 31" o:spid="_x0000_s1026" style="position:absolute;margin-left:276pt;margin-top:77.25pt;width:38.25pt;height:13.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" filled="f" strokecolor="red" strokeweight="1.5pt"/>
            </w:pict>
          </mc:Fallback>
        </mc:AlternateContent>
      </w:r>
      <w:r w:rsidR="007209CD">
        <w:pict w14:anchorId="38F4E049">
          <v:shape id="_x0000_i1030" type="#_x0000_t75" style="width:467.25pt;height:369pt">
            <v:imagedata r:id="rId88" o:title="Capture"/>
          </v:shape>
        </w:pict>
      </w:r>
    </w:p>
    <w:p w14:paraId="5C8BF7C5" w14:textId="77777777" w:rsidR="004B4E87" w:rsidRPr="00963A14" w:rsidRDefault="005A2A9D" w:rsidP="005A2A9D">
      <w:r xmlns:w="http://schemas.openxmlformats.org/wordprocessingml/2006/main">
        <w:t xml:space="preserve">Sau khi chạy, nó sẽ giữ mã nguồn trong VLAB đang chạy định kỳ (50ms một lần).</w:t>
      </w:r>
    </w:p>
    <w:p w14:paraId="00AD201B" w14:textId="77777777" w:rsidR="00326DA4" w:rsidRPr="00963A14" w:rsidRDefault="001823A8" w:rsidP="005A2A9D">
      <w:r xmlns:w="http://schemas.openxmlformats.org/wordprocessingml/2006/main" w:rsidRPr="00963A14">
        <w:t xml:space="preserve">Tham khảo 3 hình bên dưới. Mã nguồn người dùng sẽ được chạy cứ sau 50 mili giây (17 mili giây -&gt; 67 mili giây -&gt; 117 mili giây)</w:t>
      </w:r>
    </w:p>
    <w:p w14:paraId="0CB54FA1" w14:textId="77777777" w:rsidR="004B4E87" w:rsidRPr="00963A14" w:rsidRDefault="005A2A9D" w:rsidP="005A2A9D">
      <w:r>
        <w:rPr>
          <w:noProof/>
        </w:rPr>
        <w:lastRenderedPageBreak/>
        <mc:AlternateContent>
          <mc:Choice Requires="wps">
            <w:drawing>
              <wp:anchor distT="0" distB="0" distL="114300" distR="114300" simplePos="0" relativeHeight="251646464" behindDoc="0" locked="0" layoutInCell="1" allowOverlap="1" wp14:anchorId="254D2318" wp14:editId="1B4809A4">
                <wp:simplePos x="0" y="0"/>
                <wp:positionH relativeFrom="column">
                  <wp:posOffset>5057775</wp:posOffset>
                </wp:positionH>
                <wp:positionV relativeFrom="paragraph">
                  <wp:posOffset>3248025</wp:posOffset>
                </wp:positionV>
                <wp:extent cx="581025" cy="3714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81025"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7C203" id="Rectangle 32" o:spid="_x0000_s1026" style="position:absolute;margin-left:398.25pt;margin-top:255.75pt;width:45.75pt;height:29.2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" filled="f" strokecolor="red" strokeweight="1pt"/>
            </w:pict>
          </mc:Fallback>
        </mc:AlternateContent>
      </w:r>
      <w:r w:rsidR="004B4E87" w:rsidRPr="00963A14">
        <w:rPr>
          <w:noProof/>
        </w:rPr>
        <w:drawing>
          <wp:inline distT="0" distB="0" distL="0" distR="0" wp14:anchorId="35A69BB7" wp14:editId="53B08BBA">
            <wp:extent cx="5612130" cy="35585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12130" cy="3558540"/>
                    </a:xfrm>
                    <a:prstGeom prst="rect">
                      <a:avLst/>
                    </a:prstGeom>
                  </pic:spPr>
                </pic:pic>
              </a:graphicData>
            </a:graphic>
          </wp:inline>
        </w:drawing>
      </w:r>
      <w:r w:rsidR="00030A12" w:rsidRPr="00963A14">
        <w:br/>
      </w:r>
    </w:p>
    <w:p w14:paraId="22BC8039" w14:textId="77777777" w:rsidR="004B4E87" w:rsidRPr="00963A14" w:rsidRDefault="005A2A9D" w:rsidP="005A2A9D">
      <w:r>
        <w:rPr>
          <w:noProof/>
        </w:rPr>
        <mc:AlternateContent>
          <mc:Choice Requires="wps">
            <w:drawing>
              <wp:anchor distT="0" distB="0" distL="114300" distR="114300" simplePos="0" relativeHeight="251647488" behindDoc="0" locked="0" layoutInCell="1" allowOverlap="1" wp14:anchorId="36ED4D04" wp14:editId="48B06240">
                <wp:simplePos x="0" y="0"/>
                <wp:positionH relativeFrom="column">
                  <wp:posOffset>5067300</wp:posOffset>
                </wp:positionH>
                <wp:positionV relativeFrom="paragraph">
                  <wp:posOffset>3187065</wp:posOffset>
                </wp:positionV>
                <wp:extent cx="581025" cy="3714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581025"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8F60D" id="Rectangle 33" o:spid="_x0000_s1026" style="position:absolute;margin-left:399pt;margin-top:250.95pt;width:45.75pt;height:29.2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" filled="f" strokecolor="red" strokeweight="1pt"/>
            </w:pict>
          </mc:Fallback>
        </mc:AlternateContent>
      </w:r>
      <w:r w:rsidR="004B4E87" w:rsidRPr="00963A14">
        <w:rPr>
          <w:noProof/>
        </w:rPr>
        <w:drawing>
          <wp:inline distT="0" distB="0" distL="0" distR="0" wp14:anchorId="31B61C40" wp14:editId="3266856A">
            <wp:extent cx="5612130" cy="35585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12130" cy="3558540"/>
                    </a:xfrm>
                    <a:prstGeom prst="rect">
                      <a:avLst/>
                    </a:prstGeom>
                  </pic:spPr>
                </pic:pic>
              </a:graphicData>
            </a:graphic>
          </wp:inline>
        </w:drawing>
      </w:r>
    </w:p>
    <w:p w14:paraId="348FDA8B" w14:textId="77777777" w:rsidR="004B4E87" w:rsidRPr="00963A14" w:rsidRDefault="005A2A9D" w:rsidP="005A2A9D">
      <w:r>
        <w:rPr>
          <w:noProof/>
        </w:rPr>
        <w:lastRenderedPageBreak/>
        <mc:AlternateContent>
          <mc:Choice Requires="wps">
            <w:drawing>
              <wp:anchor distT="0" distB="0" distL="114300" distR="114300" simplePos="0" relativeHeight="251648512" behindDoc="0" locked="0" layoutInCell="1" allowOverlap="1" wp14:anchorId="2218F5E5" wp14:editId="329E297C">
                <wp:simplePos x="0" y="0"/>
                <wp:positionH relativeFrom="column">
                  <wp:posOffset>5057775</wp:posOffset>
                </wp:positionH>
                <wp:positionV relativeFrom="paragraph">
                  <wp:posOffset>3234690</wp:posOffset>
                </wp:positionV>
                <wp:extent cx="581025" cy="3714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581025"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83A9E" id="Rectangle 34" o:spid="_x0000_s1026" style="position:absolute;margin-left:398.25pt;margin-top:254.7pt;width:45.75pt;height:29.2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" filled="f" strokecolor="red" strokeweight="1pt"/>
            </w:pict>
          </mc:Fallback>
        </mc:AlternateContent>
      </w:r>
      <w:r w:rsidR="004B4E87" w:rsidRPr="00963A14">
        <w:rPr>
          <w:noProof/>
        </w:rPr>
        <w:drawing>
          <wp:inline distT="0" distB="0" distL="0" distR="0" wp14:anchorId="78AA44F9" wp14:editId="3724F6E0">
            <wp:extent cx="5612130" cy="35585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2130" cy="3558540"/>
                    </a:xfrm>
                    <a:prstGeom prst="rect">
                      <a:avLst/>
                    </a:prstGeom>
                  </pic:spPr>
                </pic:pic>
              </a:graphicData>
            </a:graphic>
          </wp:inline>
        </w:drawing>
      </w:r>
    </w:p>
    <w:p w14:paraId="0DBFE1CD" w14:textId="77777777" w:rsidR="005A2A9D" w:rsidRPr="005A2A9D" w:rsidRDefault="005A2A9D" w:rsidP="005A2A9D">
      <w:r xmlns:w="http://schemas.openxmlformats.org/wordprocessingml/2006/main" w:rsidRPr="005A2A9D">
        <w:t xml:space="preserve">Đối chiếu với Chế độ xem biểu tượng</w:t>
      </w:r>
    </w:p>
    <w:p w14:paraId="15462265" w14:textId="77777777" w:rsidR="001823A8" w:rsidRPr="00963A14" w:rsidRDefault="00BD5CC6" w:rsidP="005A2A9D">
      <w:r xmlns:w="http://schemas.openxmlformats.org/wordprocessingml/2006/main" w:rsidRPr="00963A14">
        <w:t xml:space="preserve">Kết quả MIL và vHILS trùng nhau.</w:t>
      </w:r>
    </w:p>
    <w:p w14:paraId="3EA23F44" w14:textId="77777777" w:rsidR="00D135CC" w:rsidRPr="00963A14" w:rsidRDefault="001823A8" w:rsidP="005A2A9D">
      <w:r w:rsidRPr="00963A14">
        <w:rPr>
          <w:noProof/>
        </w:rPr>
        <w:drawing>
          <wp:inline distT="0" distB="0" distL="0" distR="0" wp14:anchorId="201FB0F1" wp14:editId="7AD3BE8D">
            <wp:extent cx="5612130" cy="339915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12130" cy="3399155"/>
                    </a:xfrm>
                    <a:prstGeom prst="rect">
                      <a:avLst/>
                    </a:prstGeom>
                  </pic:spPr>
                </pic:pic>
              </a:graphicData>
            </a:graphic>
          </wp:inline>
        </w:drawing>
      </w:r>
    </w:p>
    <w:p w14:paraId="7161E93B" w14:textId="77777777" w:rsidR="00030A12" w:rsidRPr="00963A14" w:rsidRDefault="00030A12" w:rsidP="005A2A9D">
      <w:r xmlns:w="http://schemas.openxmlformats.org/wordprocessingml/2006/main" w:rsidRPr="00963A14">
        <w:t xml:space="preserve"> </w:t>
      </w:r>
    </w:p>
    <w:p w14:paraId="543D7691" w14:textId="77777777" w:rsidR="009D5BBB" w:rsidRDefault="00D653B2" w:rsidP="00DF3BF2">
      <w:pPr xmlns:w="http://schemas.openxmlformats.org/wordprocessingml/2006/main">
        <w:pStyle w:val="Heading1"/>
      </w:pPr>
      <w:bookmarkStart xmlns:w="http://schemas.openxmlformats.org/wordprocessingml/2006/main" w:id="48" w:name="_Toc34990890"/>
      <w:bookmarkStart xmlns:w="http://schemas.openxmlformats.org/wordprocessingml/2006/main" w:id="49" w:name="_Toc56953575"/>
      <w:r xmlns:w="http://schemas.openxmlformats.org/wordprocessingml/2006/main" w:rsidRPr="00AC5E9D">
        <w:t xml:space="preserve">Công việc hạng mục cho giai đoạn tiếp theo (quy tắc tới)</w:t>
      </w:r>
      <w:bookmarkEnd xmlns:w="http://schemas.openxmlformats.org/wordprocessingml/2006/main" w:id="48"/>
      <w:bookmarkEnd xmlns:w="http://schemas.openxmlformats.org/wordprocessingml/2006/main" w:id="49"/>
    </w:p>
    <w:p w14:paraId="54FA7583" w14:textId="5DDEF506" w:rsidR="00F80639" w:rsidRDefault="009D5BBB" w:rsidP="00F80639">
      <w:pPr xmlns:w="http://schemas.openxmlformats.org/wordprocessingml/2006/main">
        <w:ind w:firstLine="720"/>
      </w:pPr>
      <w:r xmlns:w="http://schemas.openxmlformats.org/wordprocessingml/2006/main">
        <w:t xml:space="preserve">- Hỗ trợ module CSIH, CANFD.</w:t>
      </w:r>
    </w:p>
    <w:p w14:paraId="277AFE74" w14:textId="77777777" w:rsidR="00593F25" w:rsidRPr="00963A14" w:rsidRDefault="00F80639" w:rsidP="005A2A9D">
      <w:r xmlns:w="http://schemas.openxmlformats.org/wordprocessingml/2006/main">
        <w:tab xmlns:w="http://schemas.openxmlformats.org/wordprocessingml/2006/main"/>
      </w:r>
      <w:r xmlns:w="http://schemas.openxmlformats.org/wordprocessingml/2006/main">
        <w:t xml:space="preserve">- Tra cứu hỗ trợ một thiết bị ngoại vi khác.</w:t>
      </w:r>
    </w:p>
    <w:sectPr w:rsidR="00593F25" w:rsidRPr="00963A14" w:rsidSect="0073526C">
      <w:footerReference w:type="default" r:id="rId93"/>
      <w:pgSz w:w="11906" w:h="16838"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Phuc Giang" w:date="2021-08-01T15:53:00Z" w:initials="PG">
    <w:p w14:paraId="3F7BE958" w14:textId="77777777" w:rsidR="00F32F2E" w:rsidRDefault="00F32F2E">
      <w:pPr xmlns:w="http://schemas.openxmlformats.org/wordprocessingml/2006/main">
        <w:pStyle w:val="CommentText"/>
      </w:pPr>
      <w:r xmlns:w="http://schemas.openxmlformats.org/wordprocessingml/2006/main">
        <w:rPr>
          <w:rStyle w:val="CommentReference"/>
        </w:rPr>
        <w:annotationRef xmlns:w="http://schemas.openxmlformats.org/wordprocessingml/2006/main"/>
      </w:r>
      <w:r xmlns:w="http://schemas.openxmlformats.org/wordprocessingml/2006/main">
        <w:t xml:space="preserve">Sau khi chuyển sang phương thức giao tiếp mới là RVC thay cho khối MATLAB – VLAB Co-Simulink.</w:t>
      </w:r>
    </w:p>
    <w:p w14:paraId="742E9224" w14:textId="795F7271" w:rsidR="00F32F2E" w:rsidRDefault="00F32F2E">
      <w:pPr xmlns:w="http://schemas.openxmlformats.org/wordprocessingml/2006/main">
        <w:pStyle w:val="CommentText"/>
      </w:pPr>
      <w:r xmlns:w="http://schemas.openxmlformats.org/wordprocessingml/2006/main">
        <w:t xml:space="preserve">Phương pháp được thay đổi. Sau đó, luồng này là 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2E92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141FC" w16cex:dateUtc="2021-08-01T0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E9224" w16cid:durableId="24B141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D6202" w14:textId="77777777" w:rsidR="00186215" w:rsidRDefault="00186215" w:rsidP="001F76C0">
      <w:pPr>
        <w:spacing w:after="0" w:line="240" w:lineRule="auto"/>
      </w:pPr>
      <w:r>
        <w:separator/>
      </w:r>
    </w:p>
  </w:endnote>
  <w:endnote w:type="continuationSeparator" w:id="0">
    <w:p w14:paraId="5037F22B" w14:textId="77777777" w:rsidR="00186215" w:rsidRDefault="00186215" w:rsidP="001F7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8765708"/>
      <w:docPartObj>
        <w:docPartGallery w:val="Page Numbers (Bottom of Page)"/>
        <w:docPartUnique/>
      </w:docPartObj>
    </w:sdtPr>
    <w:sdtEndPr>
      <w:rPr>
        <w:color w:val="7F7F7F" w:themeColor="background1" w:themeShade="7F"/>
        <w:spacing w:val="60"/>
      </w:rPr>
    </w:sdtEndPr>
    <w:sdtContent>
      <w:p w14:paraId="33FFAEBC" w14:textId="77777777" w:rsidR="00F32F2E" w:rsidRDefault="00F32F2E">
        <w:pPr xmlns:w="http://schemas.openxmlformats.org/wordprocessingml/2006/main">
          <w:pStyle w:val="Footer"/>
          <w:pBdr>
            <w:top w:val="single" w:sz="4" w:space="1" w:color="D9D9D9" w:themeColor="background1" w:themeShade="D9"/>
          </w:pBdr>
          <w:jc w:val="right"/>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40 </w:t>
        </w:r>
        <w:r xmlns:w="http://schemas.openxmlformats.org/wordprocessingml/2006/main">
          <w:rPr>
            <w:noProof/>
          </w:rPr>
          <w:fldChar xmlns:w="http://schemas.openxmlformats.org/wordprocessingml/2006/main" w:fldCharType="end"/>
        </w:r>
        <w:r xmlns:w="http://schemas.openxmlformats.org/wordprocessingml/2006/main">
          <w:t xml:space="preserve">| </w:t>
        </w:r>
        <w:r xmlns:w="http://schemas.openxmlformats.org/wordprocessingml/2006/main">
          <w:rPr>
            <w:color w:val="7F7F7F" w:themeColor="background1" w:themeShade="7F"/>
            <w:spacing w:val="60"/>
          </w:rPr>
          <w:t xml:space="preserve">Trang</w:t>
        </w:r>
      </w:p>
    </w:sdtContent>
  </w:sdt>
  <w:p w14:paraId="72DF370A" w14:textId="77777777" w:rsidR="00F32F2E" w:rsidRDefault="00F32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8C9953" w14:textId="77777777" w:rsidR="00186215" w:rsidRDefault="00186215" w:rsidP="001F76C0">
      <w:pPr>
        <w:spacing w:after="0" w:line="240" w:lineRule="auto"/>
      </w:pPr>
      <w:r>
        <w:separator/>
      </w:r>
    </w:p>
  </w:footnote>
  <w:footnote w:type="continuationSeparator" w:id="0">
    <w:p w14:paraId="6AE2DDDF" w14:textId="77777777" w:rsidR="00186215" w:rsidRDefault="00186215" w:rsidP="001F7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78E2"/>
    <w:multiLevelType w:val="hybridMultilevel"/>
    <w:tmpl w:val="B4000252"/>
    <w:lvl w:ilvl="0" w:tplc="1B362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7D4FEB"/>
    <w:multiLevelType w:val="hybridMultilevel"/>
    <w:tmpl w:val="A4A62816"/>
    <w:lvl w:ilvl="0" w:tplc="B448B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84D39"/>
    <w:multiLevelType w:val="hybridMultilevel"/>
    <w:tmpl w:val="396A0952"/>
    <w:lvl w:ilvl="0" w:tplc="7DEAF06E">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5CB"/>
    <w:multiLevelType w:val="hybridMultilevel"/>
    <w:tmpl w:val="961C4EF0"/>
    <w:lvl w:ilvl="0" w:tplc="89AE7B70">
      <w:start w:val="1"/>
      <w:numFmt w:val="bullet"/>
      <w:lvlText w:val="-"/>
      <w:lvlJc w:val="left"/>
      <w:pPr>
        <w:ind w:left="720" w:hanging="360"/>
      </w:pPr>
      <w:rPr>
        <w:rFonts w:ascii="Times New Roman" w:eastAsia="MS Mincho" w:hAnsi="Times New Roman" w:cs="Times New Roman" w:hint="default"/>
        <w:b w:val="0"/>
        <w:i w:val="0"/>
        <w:color w:val="auto"/>
        <w:sz w:val="18"/>
        <w:szCs w:val="18"/>
        <w:u w:val="none"/>
        <w:em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D624B"/>
    <w:multiLevelType w:val="hybridMultilevel"/>
    <w:tmpl w:val="AFE8CB4A"/>
    <w:lvl w:ilvl="0" w:tplc="8710D430">
      <w:start w:val="5"/>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C36FB9"/>
    <w:multiLevelType w:val="hybridMultilevel"/>
    <w:tmpl w:val="1338CE1A"/>
    <w:lvl w:ilvl="0" w:tplc="8638BBDA">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071D8"/>
    <w:multiLevelType w:val="hybridMultilevel"/>
    <w:tmpl w:val="124A0988"/>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24161E1F"/>
    <w:multiLevelType w:val="hybridMultilevel"/>
    <w:tmpl w:val="17AC6C48"/>
    <w:lvl w:ilvl="0" w:tplc="495EF2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1C23D2"/>
    <w:multiLevelType w:val="hybridMultilevel"/>
    <w:tmpl w:val="CB42500A"/>
    <w:lvl w:ilvl="0" w:tplc="0FA23DB6">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44EBD"/>
    <w:multiLevelType w:val="hybridMultilevel"/>
    <w:tmpl w:val="E4AE8E18"/>
    <w:lvl w:ilvl="0" w:tplc="4328B6F2">
      <w:start w:val="4"/>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8E1175"/>
    <w:multiLevelType w:val="hybridMultilevel"/>
    <w:tmpl w:val="BE64886E"/>
    <w:lvl w:ilvl="0" w:tplc="2F3C813E">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9F3725"/>
    <w:multiLevelType w:val="hybridMultilevel"/>
    <w:tmpl w:val="436C01D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E6C6976"/>
    <w:multiLevelType w:val="multilevel"/>
    <w:tmpl w:val="2076AD28"/>
    <w:lvl w:ilvl="0">
      <w:start w:val="1"/>
      <w:numFmt w:val="decimal"/>
      <w:pStyle w:val="Heading1"/>
      <w:suff w:val="space"/>
      <w:lvlText w:val="%1."/>
      <w:lvlJc w:val="left"/>
      <w:pPr>
        <w:ind w:left="0" w:firstLine="0"/>
      </w:pPr>
      <w:rPr>
        <w:rFonts w:hint="eastAsia"/>
      </w:rPr>
    </w:lvl>
    <w:lvl w:ilvl="1">
      <w:start w:val="1"/>
      <w:numFmt w:val="decimal"/>
      <w:pStyle w:val="Heading2"/>
      <w:suff w:val="space"/>
      <w:lvlText w:val="%1.%2."/>
      <w:lvlJc w:val="left"/>
      <w:pPr>
        <w:ind w:left="0" w:firstLine="0"/>
      </w:pPr>
      <w:rPr>
        <w:rFonts w:hint="eastAsia"/>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3" w15:restartNumberingAfterBreak="0">
    <w:nsid w:val="574E1F0B"/>
    <w:multiLevelType w:val="hybridMultilevel"/>
    <w:tmpl w:val="24869940"/>
    <w:lvl w:ilvl="0" w:tplc="FDC05F8A">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E363FD"/>
    <w:multiLevelType w:val="hybridMultilevel"/>
    <w:tmpl w:val="3912FB08"/>
    <w:lvl w:ilvl="0" w:tplc="99CEEF0C">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6677F9"/>
    <w:multiLevelType w:val="hybridMultilevel"/>
    <w:tmpl w:val="4CF6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267690"/>
    <w:multiLevelType w:val="hybridMultilevel"/>
    <w:tmpl w:val="6CD83BD4"/>
    <w:lvl w:ilvl="0" w:tplc="0FA23DB6">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DB66C3"/>
    <w:multiLevelType w:val="hybridMultilevel"/>
    <w:tmpl w:val="04DCD136"/>
    <w:lvl w:ilvl="0" w:tplc="FDC05F8A">
      <w:start w:val="1"/>
      <w:numFmt w:val="decimal"/>
      <w:lvlText w:val="%1."/>
      <w:lvlJc w:val="left"/>
      <w:pPr>
        <w:ind w:left="720" w:hanging="360"/>
      </w:pPr>
      <w:rPr>
        <w:rFonts w:hint="eastAsia"/>
      </w:rPr>
    </w:lvl>
    <w:lvl w:ilvl="1" w:tplc="FDC05F8A">
      <w:start w:val="1"/>
      <w:numFmt w:val="decimal"/>
      <w:lvlText w:val="%2."/>
      <w:lvlJc w:val="left"/>
      <w:pPr>
        <w:ind w:left="1440" w:hanging="360"/>
      </w:pPr>
      <w:rPr>
        <w:rFonts w:hint="eastAsia"/>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EA74C9"/>
    <w:multiLevelType w:val="multilevel"/>
    <w:tmpl w:val="3036051E"/>
    <w:lvl w:ilvl="0">
      <w:start w:val="1"/>
      <w:numFmt w:val="decimal"/>
      <w:lvlText w:val="%1"/>
      <w:lvlJc w:val="left"/>
      <w:pPr>
        <w:ind w:left="360" w:hanging="360"/>
      </w:pPr>
      <w:rPr>
        <w:rFonts w:hint="eastAsia"/>
      </w:rPr>
    </w:lvl>
    <w:lvl w:ilvl="1">
      <w:start w:val="1"/>
      <w:numFmt w:val="none"/>
      <w:lvlText w:val="1.1"/>
      <w:lvlJc w:val="left"/>
      <w:pPr>
        <w:ind w:left="720" w:hanging="360"/>
      </w:pPr>
      <w:rPr>
        <w:rFonts w:hint="eastAsia"/>
      </w:rPr>
    </w:lvl>
    <w:lvl w:ilvl="2">
      <w:start w:val="1"/>
      <w:numFmt w:val="none"/>
      <w:lvlText w:val="1.1.1"/>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7A113AF1"/>
    <w:multiLevelType w:val="hybridMultilevel"/>
    <w:tmpl w:val="C85AB470"/>
    <w:lvl w:ilvl="0" w:tplc="FDC05F8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115950"/>
    <w:multiLevelType w:val="hybridMultilevel"/>
    <w:tmpl w:val="214E0E62"/>
    <w:lvl w:ilvl="0" w:tplc="4B964766">
      <w:start w:val="1"/>
      <w:numFmt w:val="bullet"/>
      <w:lvlText w:val=""/>
      <w:lvlJc w:val="left"/>
      <w:pPr>
        <w:tabs>
          <w:tab w:val="num" w:pos="720"/>
        </w:tabs>
        <w:ind w:left="720" w:hanging="360"/>
      </w:pPr>
      <w:rPr>
        <w:rFonts w:ascii="Wingdings" w:hAnsi="Wingdings" w:hint="default"/>
      </w:rPr>
    </w:lvl>
    <w:lvl w:ilvl="1" w:tplc="77127196">
      <w:start w:val="1"/>
      <w:numFmt w:val="bullet"/>
      <w:lvlText w:val=""/>
      <w:lvlJc w:val="left"/>
      <w:pPr>
        <w:tabs>
          <w:tab w:val="num" w:pos="1440"/>
        </w:tabs>
        <w:ind w:left="1440" w:hanging="360"/>
      </w:pPr>
      <w:rPr>
        <w:rFonts w:ascii="Wingdings" w:hAnsi="Wingdings" w:hint="default"/>
      </w:rPr>
    </w:lvl>
    <w:lvl w:ilvl="2" w:tplc="12EC6F62" w:tentative="1">
      <w:start w:val="1"/>
      <w:numFmt w:val="bullet"/>
      <w:lvlText w:val=""/>
      <w:lvlJc w:val="left"/>
      <w:pPr>
        <w:tabs>
          <w:tab w:val="num" w:pos="2160"/>
        </w:tabs>
        <w:ind w:left="2160" w:hanging="360"/>
      </w:pPr>
      <w:rPr>
        <w:rFonts w:ascii="Wingdings" w:hAnsi="Wingdings" w:hint="default"/>
      </w:rPr>
    </w:lvl>
    <w:lvl w:ilvl="3" w:tplc="9556845C" w:tentative="1">
      <w:start w:val="1"/>
      <w:numFmt w:val="bullet"/>
      <w:lvlText w:val=""/>
      <w:lvlJc w:val="left"/>
      <w:pPr>
        <w:tabs>
          <w:tab w:val="num" w:pos="2880"/>
        </w:tabs>
        <w:ind w:left="2880" w:hanging="360"/>
      </w:pPr>
      <w:rPr>
        <w:rFonts w:ascii="Wingdings" w:hAnsi="Wingdings" w:hint="default"/>
      </w:rPr>
    </w:lvl>
    <w:lvl w:ilvl="4" w:tplc="58E475EA" w:tentative="1">
      <w:start w:val="1"/>
      <w:numFmt w:val="bullet"/>
      <w:lvlText w:val=""/>
      <w:lvlJc w:val="left"/>
      <w:pPr>
        <w:tabs>
          <w:tab w:val="num" w:pos="3600"/>
        </w:tabs>
        <w:ind w:left="3600" w:hanging="360"/>
      </w:pPr>
      <w:rPr>
        <w:rFonts w:ascii="Wingdings" w:hAnsi="Wingdings" w:hint="default"/>
      </w:rPr>
    </w:lvl>
    <w:lvl w:ilvl="5" w:tplc="352AEFC4" w:tentative="1">
      <w:start w:val="1"/>
      <w:numFmt w:val="bullet"/>
      <w:lvlText w:val=""/>
      <w:lvlJc w:val="left"/>
      <w:pPr>
        <w:tabs>
          <w:tab w:val="num" w:pos="4320"/>
        </w:tabs>
        <w:ind w:left="4320" w:hanging="360"/>
      </w:pPr>
      <w:rPr>
        <w:rFonts w:ascii="Wingdings" w:hAnsi="Wingdings" w:hint="default"/>
      </w:rPr>
    </w:lvl>
    <w:lvl w:ilvl="6" w:tplc="D5721014" w:tentative="1">
      <w:start w:val="1"/>
      <w:numFmt w:val="bullet"/>
      <w:lvlText w:val=""/>
      <w:lvlJc w:val="left"/>
      <w:pPr>
        <w:tabs>
          <w:tab w:val="num" w:pos="5040"/>
        </w:tabs>
        <w:ind w:left="5040" w:hanging="360"/>
      </w:pPr>
      <w:rPr>
        <w:rFonts w:ascii="Wingdings" w:hAnsi="Wingdings" w:hint="default"/>
      </w:rPr>
    </w:lvl>
    <w:lvl w:ilvl="7" w:tplc="4FB09DEE" w:tentative="1">
      <w:start w:val="1"/>
      <w:numFmt w:val="bullet"/>
      <w:lvlText w:val=""/>
      <w:lvlJc w:val="left"/>
      <w:pPr>
        <w:tabs>
          <w:tab w:val="num" w:pos="5760"/>
        </w:tabs>
        <w:ind w:left="5760" w:hanging="360"/>
      </w:pPr>
      <w:rPr>
        <w:rFonts w:ascii="Wingdings" w:hAnsi="Wingdings" w:hint="default"/>
      </w:rPr>
    </w:lvl>
    <w:lvl w:ilvl="8" w:tplc="447244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F840DD"/>
    <w:multiLevelType w:val="hybridMultilevel"/>
    <w:tmpl w:val="830E5988"/>
    <w:lvl w:ilvl="0" w:tplc="70E8FDFE">
      <w:start w:val="1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8"/>
  </w:num>
  <w:num w:numId="4">
    <w:abstractNumId w:val="12"/>
  </w:num>
  <w:num w:numId="5">
    <w:abstractNumId w:val="1"/>
  </w:num>
  <w:num w:numId="6">
    <w:abstractNumId w:val="12"/>
    <w:lvlOverride w:ilvl="0">
      <w:lvl w:ilvl="0">
        <w:start w:val="1"/>
        <w:numFmt w:val="decimal"/>
        <w:pStyle w:val="Heading1"/>
        <w:suff w:val="space"/>
        <w:lvlText w:val="%1."/>
        <w:lvlJc w:val="left"/>
        <w:pPr>
          <w:ind w:left="0" w:firstLine="0"/>
        </w:pPr>
        <w:rPr>
          <w:rFonts w:hint="eastAsia"/>
        </w:rPr>
      </w:lvl>
    </w:lvlOverride>
    <w:lvlOverride w:ilvl="1">
      <w:lvl w:ilvl="1">
        <w:start w:val="1"/>
        <w:numFmt w:val="decimal"/>
        <w:pStyle w:val="Heading2"/>
        <w:suff w:val="space"/>
        <w:lvlText w:val="%1.%2."/>
        <w:lvlJc w:val="left"/>
        <w:pPr>
          <w:ind w:left="0" w:firstLine="0"/>
        </w:pPr>
        <w:rPr>
          <w:rFonts w:hint="eastAsia"/>
        </w:rPr>
      </w:lvl>
    </w:lvlOverride>
    <w:lvlOverride w:ilvl="2">
      <w:lvl w:ilvl="2">
        <w:start w:val="1"/>
        <w:numFmt w:val="decimal"/>
        <w:pStyle w:val="Heading3"/>
        <w:suff w:val="space"/>
        <w:lvlText w:val="%1.%2.%3."/>
        <w:lvlJc w:val="left"/>
        <w:pPr>
          <w:ind w:left="0" w:firstLine="0"/>
        </w:pPr>
        <w:rPr>
          <w:rFonts w:hint="eastAsia"/>
        </w:rPr>
      </w:lvl>
    </w:lvlOverride>
    <w:lvlOverride w:ilvl="3">
      <w:lvl w:ilvl="3">
        <w:start w:val="1"/>
        <w:numFmt w:val="decimal"/>
        <w:pStyle w:val="Heading4"/>
        <w:suff w:val="space"/>
        <w:lvlText w:val="%1.%2.%3.%4."/>
        <w:lvlJc w:val="left"/>
        <w:pPr>
          <w:ind w:left="0" w:firstLine="0"/>
        </w:pPr>
        <w:rPr>
          <w:rFonts w:hint="eastAsia"/>
        </w:rPr>
      </w:lvl>
    </w:lvlOverride>
    <w:lvlOverride w:ilvl="4">
      <w:lvl w:ilvl="4">
        <w:start w:val="1"/>
        <w:numFmt w:val="decimal"/>
        <w:lvlText w:val="%1.%2.%3.%4.%5."/>
        <w:lvlJc w:val="left"/>
        <w:pPr>
          <w:ind w:left="2232" w:hanging="792"/>
        </w:pPr>
        <w:rPr>
          <w:rFonts w:hint="eastAsia"/>
        </w:rPr>
      </w:lvl>
    </w:lvlOverride>
    <w:lvlOverride w:ilvl="5">
      <w:lvl w:ilvl="5">
        <w:start w:val="1"/>
        <w:numFmt w:val="decimal"/>
        <w:lvlText w:val="%1.%2.%3.%4.%5.%6."/>
        <w:lvlJc w:val="left"/>
        <w:pPr>
          <w:ind w:left="2736" w:hanging="936"/>
        </w:pPr>
        <w:rPr>
          <w:rFonts w:hint="eastAsia"/>
        </w:rPr>
      </w:lvl>
    </w:lvlOverride>
    <w:lvlOverride w:ilvl="6">
      <w:lvl w:ilvl="6">
        <w:start w:val="1"/>
        <w:numFmt w:val="decimal"/>
        <w:lvlText w:val="%1.%2.%3.%4.%5.%6.%7."/>
        <w:lvlJc w:val="left"/>
        <w:pPr>
          <w:ind w:left="3240" w:hanging="1080"/>
        </w:pPr>
        <w:rPr>
          <w:rFonts w:hint="eastAsia"/>
        </w:rPr>
      </w:lvl>
    </w:lvlOverride>
    <w:lvlOverride w:ilvl="7">
      <w:lvl w:ilvl="7">
        <w:start w:val="1"/>
        <w:numFmt w:val="decimal"/>
        <w:lvlText w:val="%1.%2.%3.%4.%5.%6.%7.%8."/>
        <w:lvlJc w:val="left"/>
        <w:pPr>
          <w:ind w:left="3744" w:hanging="1224"/>
        </w:pPr>
        <w:rPr>
          <w:rFonts w:hint="eastAsia"/>
        </w:rPr>
      </w:lvl>
    </w:lvlOverride>
    <w:lvlOverride w:ilvl="8">
      <w:lvl w:ilvl="8">
        <w:start w:val="1"/>
        <w:numFmt w:val="decimal"/>
        <w:lvlText w:val="%1.%2.%3.%4.%5.%6.%7.%8.%9."/>
        <w:lvlJc w:val="left"/>
        <w:pPr>
          <w:ind w:left="4320" w:hanging="1440"/>
        </w:pPr>
        <w:rPr>
          <w:rFonts w:hint="eastAsia"/>
        </w:rPr>
      </w:lvl>
    </w:lvlOverride>
  </w:num>
  <w:num w:numId="7">
    <w:abstractNumId w:val="12"/>
    <w:lvlOverride w:ilvl="0">
      <w:lvl w:ilvl="0">
        <w:start w:val="1"/>
        <w:numFmt w:val="decimal"/>
        <w:pStyle w:val="Heading1"/>
        <w:suff w:val="space"/>
        <w:lvlText w:val="%1."/>
        <w:lvlJc w:val="left"/>
        <w:pPr>
          <w:ind w:left="0" w:firstLine="0"/>
        </w:pPr>
        <w:rPr>
          <w:rFonts w:hint="eastAsia"/>
        </w:rPr>
      </w:lvl>
    </w:lvlOverride>
    <w:lvlOverride w:ilvl="1">
      <w:lvl w:ilvl="1">
        <w:start w:val="1"/>
        <w:numFmt w:val="decimal"/>
        <w:pStyle w:val="Heading2"/>
        <w:suff w:val="space"/>
        <w:lvlText w:val="%1.%2."/>
        <w:lvlJc w:val="left"/>
        <w:pPr>
          <w:ind w:left="0" w:firstLine="0"/>
        </w:pPr>
        <w:rPr>
          <w:rFonts w:hint="eastAsia"/>
        </w:rPr>
      </w:lvl>
    </w:lvlOverride>
    <w:lvlOverride w:ilvl="2">
      <w:lvl w:ilvl="2">
        <w:start w:val="1"/>
        <w:numFmt w:val="decimal"/>
        <w:pStyle w:val="Heading3"/>
        <w:suff w:val="space"/>
        <w:lvlText w:val="%1.%2.%3."/>
        <w:lvlJc w:val="left"/>
        <w:pPr>
          <w:ind w:left="0" w:firstLine="0"/>
        </w:pPr>
        <w:rPr>
          <w:rFonts w:hint="eastAsia"/>
        </w:rPr>
      </w:lvl>
    </w:lvlOverride>
    <w:lvlOverride w:ilvl="3">
      <w:lvl w:ilvl="3">
        <w:start w:val="1"/>
        <w:numFmt w:val="decimal"/>
        <w:pStyle w:val="Heading4"/>
        <w:suff w:val="space"/>
        <w:lvlText w:val="%1.%2.%3.%4."/>
        <w:lvlJc w:val="left"/>
        <w:pPr>
          <w:ind w:left="0" w:firstLine="0"/>
        </w:pPr>
        <w:rPr>
          <w:rFonts w:hint="eastAsia"/>
        </w:rPr>
      </w:lvl>
    </w:lvlOverride>
    <w:lvlOverride w:ilvl="4">
      <w:lvl w:ilvl="4">
        <w:start w:val="1"/>
        <w:numFmt w:val="decimal"/>
        <w:lvlText w:val="%1.%2.%3.%4.%5."/>
        <w:lvlJc w:val="left"/>
        <w:pPr>
          <w:ind w:left="2232" w:hanging="792"/>
        </w:pPr>
        <w:rPr>
          <w:rFonts w:hint="eastAsia"/>
        </w:rPr>
      </w:lvl>
    </w:lvlOverride>
    <w:lvlOverride w:ilvl="5">
      <w:lvl w:ilvl="5">
        <w:start w:val="1"/>
        <w:numFmt w:val="decimal"/>
        <w:lvlText w:val="%1.%2.%3.%4.%5.%6."/>
        <w:lvlJc w:val="left"/>
        <w:pPr>
          <w:ind w:left="2736" w:hanging="936"/>
        </w:pPr>
        <w:rPr>
          <w:rFonts w:hint="eastAsia"/>
        </w:rPr>
      </w:lvl>
    </w:lvlOverride>
    <w:lvlOverride w:ilvl="6">
      <w:lvl w:ilvl="6">
        <w:start w:val="1"/>
        <w:numFmt w:val="decimal"/>
        <w:lvlText w:val="%1.%2.%3.%4.%5.%6.%7."/>
        <w:lvlJc w:val="left"/>
        <w:pPr>
          <w:ind w:left="3240" w:hanging="1080"/>
        </w:pPr>
        <w:rPr>
          <w:rFonts w:hint="eastAsia"/>
        </w:rPr>
      </w:lvl>
    </w:lvlOverride>
    <w:lvlOverride w:ilvl="7">
      <w:lvl w:ilvl="7">
        <w:start w:val="1"/>
        <w:numFmt w:val="decimal"/>
        <w:lvlText w:val="%1.%2.%3.%4.%5.%6.%7.%8."/>
        <w:lvlJc w:val="left"/>
        <w:pPr>
          <w:ind w:left="3744" w:hanging="1224"/>
        </w:pPr>
        <w:rPr>
          <w:rFonts w:hint="eastAsia"/>
        </w:rPr>
      </w:lvl>
    </w:lvlOverride>
    <w:lvlOverride w:ilvl="8">
      <w:lvl w:ilvl="8">
        <w:start w:val="1"/>
        <w:numFmt w:val="decimal"/>
        <w:lvlText w:val="%1.%2.%3.%4.%5.%6.%7.%8.%9."/>
        <w:lvlJc w:val="left"/>
        <w:pPr>
          <w:ind w:left="4320" w:hanging="1440"/>
        </w:pPr>
        <w:rPr>
          <w:rFonts w:hint="eastAsia"/>
        </w:rPr>
      </w:lvl>
    </w:lvlOverride>
  </w:num>
  <w:num w:numId="8">
    <w:abstractNumId w:val="12"/>
    <w:lvlOverride w:ilvl="0">
      <w:startOverride w:val="1"/>
    </w:lvlOverride>
  </w:num>
  <w:num w:numId="9">
    <w:abstractNumId w:val="7"/>
  </w:num>
  <w:num w:numId="10">
    <w:abstractNumId w:val="2"/>
  </w:num>
  <w:num w:numId="11">
    <w:abstractNumId w:val="5"/>
  </w:num>
  <w:num w:numId="12">
    <w:abstractNumId w:val="10"/>
  </w:num>
  <w:num w:numId="13">
    <w:abstractNumId w:val="8"/>
  </w:num>
  <w:num w:numId="14">
    <w:abstractNumId w:val="3"/>
  </w:num>
  <w:num w:numId="15">
    <w:abstractNumId w:val="21"/>
  </w:num>
  <w:num w:numId="16">
    <w:abstractNumId w:val="0"/>
  </w:num>
  <w:num w:numId="17">
    <w:abstractNumId w:val="15"/>
  </w:num>
  <w:num w:numId="18">
    <w:abstractNumId w:val="13"/>
  </w:num>
  <w:num w:numId="19">
    <w:abstractNumId w:val="17"/>
  </w:num>
  <w:num w:numId="20">
    <w:abstractNumId w:val="19"/>
  </w:num>
  <w:num w:numId="21">
    <w:abstractNumId w:val="11"/>
  </w:num>
  <w:num w:numId="22">
    <w:abstractNumId w:val="6"/>
  </w:num>
  <w:num w:numId="23">
    <w:abstractNumId w:val="20"/>
  </w:num>
  <w:num w:numId="24">
    <w:abstractNumId w:val="14"/>
  </w:num>
  <w:num w:numId="25">
    <w:abstractNumId w:val="12"/>
  </w:num>
  <w:num w:numId="2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uc Giang">
    <w15:presenceInfo w15:providerId="AD" w15:userId="S::phuc.giang.ry@renesas.com::38a1d9d5-f749-42f3-954f-dd4ec5aa1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354D"/>
    <w:rsid w:val="0000204A"/>
    <w:rsid w:val="00022DBA"/>
    <w:rsid w:val="00023209"/>
    <w:rsid w:val="00030A12"/>
    <w:rsid w:val="0004155F"/>
    <w:rsid w:val="00046666"/>
    <w:rsid w:val="00047775"/>
    <w:rsid w:val="00050989"/>
    <w:rsid w:val="00063ABE"/>
    <w:rsid w:val="00096738"/>
    <w:rsid w:val="000B2174"/>
    <w:rsid w:val="000D76F9"/>
    <w:rsid w:val="000F0C3F"/>
    <w:rsid w:val="001067AE"/>
    <w:rsid w:val="00107DD0"/>
    <w:rsid w:val="00122991"/>
    <w:rsid w:val="00123894"/>
    <w:rsid w:val="00131061"/>
    <w:rsid w:val="00134356"/>
    <w:rsid w:val="00150526"/>
    <w:rsid w:val="00156DE3"/>
    <w:rsid w:val="001645E0"/>
    <w:rsid w:val="001823A8"/>
    <w:rsid w:val="00186215"/>
    <w:rsid w:val="00186D7D"/>
    <w:rsid w:val="00190D04"/>
    <w:rsid w:val="001939E7"/>
    <w:rsid w:val="001B7CBB"/>
    <w:rsid w:val="001C5C21"/>
    <w:rsid w:val="001D1383"/>
    <w:rsid w:val="001D33F6"/>
    <w:rsid w:val="001E0D2F"/>
    <w:rsid w:val="001F0F26"/>
    <w:rsid w:val="001F76C0"/>
    <w:rsid w:val="00212C68"/>
    <w:rsid w:val="0023354D"/>
    <w:rsid w:val="00256BD6"/>
    <w:rsid w:val="00283253"/>
    <w:rsid w:val="0028666A"/>
    <w:rsid w:val="00296B5A"/>
    <w:rsid w:val="002972FB"/>
    <w:rsid w:val="0029786E"/>
    <w:rsid w:val="002D48E3"/>
    <w:rsid w:val="002E7691"/>
    <w:rsid w:val="002F2502"/>
    <w:rsid w:val="00326DA4"/>
    <w:rsid w:val="003317E5"/>
    <w:rsid w:val="00331F71"/>
    <w:rsid w:val="00332310"/>
    <w:rsid w:val="00332E74"/>
    <w:rsid w:val="00333985"/>
    <w:rsid w:val="00345955"/>
    <w:rsid w:val="0038094C"/>
    <w:rsid w:val="00381802"/>
    <w:rsid w:val="0038189A"/>
    <w:rsid w:val="00383036"/>
    <w:rsid w:val="00384173"/>
    <w:rsid w:val="0038439A"/>
    <w:rsid w:val="00386229"/>
    <w:rsid w:val="00395D39"/>
    <w:rsid w:val="003A7BFF"/>
    <w:rsid w:val="003B70DD"/>
    <w:rsid w:val="003E34A5"/>
    <w:rsid w:val="00404EC0"/>
    <w:rsid w:val="004076A1"/>
    <w:rsid w:val="00416E1E"/>
    <w:rsid w:val="004210AE"/>
    <w:rsid w:val="00423C00"/>
    <w:rsid w:val="00430B49"/>
    <w:rsid w:val="00447311"/>
    <w:rsid w:val="004564D0"/>
    <w:rsid w:val="004700A9"/>
    <w:rsid w:val="00477A2C"/>
    <w:rsid w:val="00480CBA"/>
    <w:rsid w:val="004A3FB6"/>
    <w:rsid w:val="004B0DCA"/>
    <w:rsid w:val="004B261B"/>
    <w:rsid w:val="004B434B"/>
    <w:rsid w:val="004B4E87"/>
    <w:rsid w:val="004B6288"/>
    <w:rsid w:val="004D070B"/>
    <w:rsid w:val="004D3C5A"/>
    <w:rsid w:val="004D5945"/>
    <w:rsid w:val="004D5986"/>
    <w:rsid w:val="004D6483"/>
    <w:rsid w:val="004F6AB1"/>
    <w:rsid w:val="005167EE"/>
    <w:rsid w:val="005201F6"/>
    <w:rsid w:val="00541EAD"/>
    <w:rsid w:val="005433F9"/>
    <w:rsid w:val="00543D4D"/>
    <w:rsid w:val="00546C72"/>
    <w:rsid w:val="005669F3"/>
    <w:rsid w:val="00577506"/>
    <w:rsid w:val="00584F6A"/>
    <w:rsid w:val="00593F25"/>
    <w:rsid w:val="005A2A9D"/>
    <w:rsid w:val="005A431E"/>
    <w:rsid w:val="005A5091"/>
    <w:rsid w:val="005A5463"/>
    <w:rsid w:val="005B27E9"/>
    <w:rsid w:val="005B33DA"/>
    <w:rsid w:val="005B7B24"/>
    <w:rsid w:val="005C3AA0"/>
    <w:rsid w:val="005C5FC4"/>
    <w:rsid w:val="005D3D71"/>
    <w:rsid w:val="005D705B"/>
    <w:rsid w:val="005E4DE2"/>
    <w:rsid w:val="005F5E5E"/>
    <w:rsid w:val="005F693A"/>
    <w:rsid w:val="005F7178"/>
    <w:rsid w:val="005F7B03"/>
    <w:rsid w:val="00611D1B"/>
    <w:rsid w:val="00622848"/>
    <w:rsid w:val="00633C1A"/>
    <w:rsid w:val="00636C80"/>
    <w:rsid w:val="00641244"/>
    <w:rsid w:val="00654489"/>
    <w:rsid w:val="00657CEA"/>
    <w:rsid w:val="0066335C"/>
    <w:rsid w:val="006646B5"/>
    <w:rsid w:val="00671743"/>
    <w:rsid w:val="006854BE"/>
    <w:rsid w:val="006A4803"/>
    <w:rsid w:val="006B0834"/>
    <w:rsid w:val="006B11EF"/>
    <w:rsid w:val="006B75D3"/>
    <w:rsid w:val="006E1BBB"/>
    <w:rsid w:val="006E2002"/>
    <w:rsid w:val="006E47CE"/>
    <w:rsid w:val="006F16D2"/>
    <w:rsid w:val="006F3467"/>
    <w:rsid w:val="00716FCB"/>
    <w:rsid w:val="007209CD"/>
    <w:rsid w:val="00734B65"/>
    <w:rsid w:val="0073526C"/>
    <w:rsid w:val="007401B6"/>
    <w:rsid w:val="00743C28"/>
    <w:rsid w:val="00777B1E"/>
    <w:rsid w:val="00784116"/>
    <w:rsid w:val="00796D68"/>
    <w:rsid w:val="007B0D55"/>
    <w:rsid w:val="007C33EB"/>
    <w:rsid w:val="007E3FE8"/>
    <w:rsid w:val="007E4A8E"/>
    <w:rsid w:val="007E5DC5"/>
    <w:rsid w:val="007F20CF"/>
    <w:rsid w:val="007F4B1D"/>
    <w:rsid w:val="007F6A45"/>
    <w:rsid w:val="008018C6"/>
    <w:rsid w:val="008212AF"/>
    <w:rsid w:val="00821B03"/>
    <w:rsid w:val="00847893"/>
    <w:rsid w:val="0085057B"/>
    <w:rsid w:val="00861A99"/>
    <w:rsid w:val="00867ED4"/>
    <w:rsid w:val="008844F2"/>
    <w:rsid w:val="00890578"/>
    <w:rsid w:val="008A4A80"/>
    <w:rsid w:val="008B681B"/>
    <w:rsid w:val="008D591C"/>
    <w:rsid w:val="008E10B0"/>
    <w:rsid w:val="008F14F9"/>
    <w:rsid w:val="0090275F"/>
    <w:rsid w:val="00903E7D"/>
    <w:rsid w:val="0090497F"/>
    <w:rsid w:val="0092181B"/>
    <w:rsid w:val="00921D08"/>
    <w:rsid w:val="0092757D"/>
    <w:rsid w:val="00934234"/>
    <w:rsid w:val="009528D8"/>
    <w:rsid w:val="00960BD4"/>
    <w:rsid w:val="00960E93"/>
    <w:rsid w:val="00962686"/>
    <w:rsid w:val="00963A14"/>
    <w:rsid w:val="009678B5"/>
    <w:rsid w:val="00970889"/>
    <w:rsid w:val="009A290C"/>
    <w:rsid w:val="009A59D0"/>
    <w:rsid w:val="009B31AB"/>
    <w:rsid w:val="009B7E30"/>
    <w:rsid w:val="009D3567"/>
    <w:rsid w:val="009D5BBB"/>
    <w:rsid w:val="009E0160"/>
    <w:rsid w:val="009E6573"/>
    <w:rsid w:val="009F44CD"/>
    <w:rsid w:val="00A02BBE"/>
    <w:rsid w:val="00A15745"/>
    <w:rsid w:val="00A17D77"/>
    <w:rsid w:val="00A23897"/>
    <w:rsid w:val="00A27180"/>
    <w:rsid w:val="00A430DE"/>
    <w:rsid w:val="00A46AA0"/>
    <w:rsid w:val="00A51FBB"/>
    <w:rsid w:val="00A526D5"/>
    <w:rsid w:val="00A53872"/>
    <w:rsid w:val="00A615FB"/>
    <w:rsid w:val="00A8071A"/>
    <w:rsid w:val="00A8561D"/>
    <w:rsid w:val="00A90F4E"/>
    <w:rsid w:val="00A92DBE"/>
    <w:rsid w:val="00AA1275"/>
    <w:rsid w:val="00AB3512"/>
    <w:rsid w:val="00AC276A"/>
    <w:rsid w:val="00AC4515"/>
    <w:rsid w:val="00AC5E9D"/>
    <w:rsid w:val="00AE69BB"/>
    <w:rsid w:val="00AF1DAE"/>
    <w:rsid w:val="00B053C3"/>
    <w:rsid w:val="00B079F5"/>
    <w:rsid w:val="00B12D71"/>
    <w:rsid w:val="00B13427"/>
    <w:rsid w:val="00B20782"/>
    <w:rsid w:val="00B26210"/>
    <w:rsid w:val="00B34156"/>
    <w:rsid w:val="00B355A2"/>
    <w:rsid w:val="00B36090"/>
    <w:rsid w:val="00B47E2E"/>
    <w:rsid w:val="00B60DAC"/>
    <w:rsid w:val="00B72B5C"/>
    <w:rsid w:val="00B7313A"/>
    <w:rsid w:val="00B7396F"/>
    <w:rsid w:val="00B801BE"/>
    <w:rsid w:val="00B83FA6"/>
    <w:rsid w:val="00B87E95"/>
    <w:rsid w:val="00B95C26"/>
    <w:rsid w:val="00BA5045"/>
    <w:rsid w:val="00BB23CA"/>
    <w:rsid w:val="00BB31F0"/>
    <w:rsid w:val="00BB398C"/>
    <w:rsid w:val="00BC1F5C"/>
    <w:rsid w:val="00BD5CC6"/>
    <w:rsid w:val="00BD7BE3"/>
    <w:rsid w:val="00C0531E"/>
    <w:rsid w:val="00C111F8"/>
    <w:rsid w:val="00C32B6B"/>
    <w:rsid w:val="00C62C96"/>
    <w:rsid w:val="00C76DCD"/>
    <w:rsid w:val="00CA00D8"/>
    <w:rsid w:val="00CB0673"/>
    <w:rsid w:val="00CB5188"/>
    <w:rsid w:val="00CC0D0A"/>
    <w:rsid w:val="00CD0C30"/>
    <w:rsid w:val="00CD4585"/>
    <w:rsid w:val="00CF25E5"/>
    <w:rsid w:val="00D073C5"/>
    <w:rsid w:val="00D135CC"/>
    <w:rsid w:val="00D17311"/>
    <w:rsid w:val="00D203E9"/>
    <w:rsid w:val="00D206BD"/>
    <w:rsid w:val="00D219F6"/>
    <w:rsid w:val="00D43614"/>
    <w:rsid w:val="00D526D3"/>
    <w:rsid w:val="00D60152"/>
    <w:rsid w:val="00D653B2"/>
    <w:rsid w:val="00D7557E"/>
    <w:rsid w:val="00D77B12"/>
    <w:rsid w:val="00D85AD1"/>
    <w:rsid w:val="00DA314F"/>
    <w:rsid w:val="00DB3677"/>
    <w:rsid w:val="00DC3F7E"/>
    <w:rsid w:val="00DD066F"/>
    <w:rsid w:val="00DE18F1"/>
    <w:rsid w:val="00DE4082"/>
    <w:rsid w:val="00DE55ED"/>
    <w:rsid w:val="00DE57CB"/>
    <w:rsid w:val="00DF3481"/>
    <w:rsid w:val="00DF3BF2"/>
    <w:rsid w:val="00DF4246"/>
    <w:rsid w:val="00E10231"/>
    <w:rsid w:val="00E13854"/>
    <w:rsid w:val="00E1462A"/>
    <w:rsid w:val="00E15BC0"/>
    <w:rsid w:val="00E451CD"/>
    <w:rsid w:val="00E55F8D"/>
    <w:rsid w:val="00E6439A"/>
    <w:rsid w:val="00E83CEB"/>
    <w:rsid w:val="00E869E9"/>
    <w:rsid w:val="00E95D52"/>
    <w:rsid w:val="00E95F76"/>
    <w:rsid w:val="00E97843"/>
    <w:rsid w:val="00EA5CCC"/>
    <w:rsid w:val="00EC7ED5"/>
    <w:rsid w:val="00ED47A5"/>
    <w:rsid w:val="00EE2915"/>
    <w:rsid w:val="00EE4E2C"/>
    <w:rsid w:val="00EF222A"/>
    <w:rsid w:val="00F32F2E"/>
    <w:rsid w:val="00F55BDE"/>
    <w:rsid w:val="00F674C1"/>
    <w:rsid w:val="00F80639"/>
    <w:rsid w:val="00F8636B"/>
    <w:rsid w:val="00F90391"/>
    <w:rsid w:val="00FA5D33"/>
    <w:rsid w:val="00FC1D8D"/>
    <w:rsid w:val="00FD5F7F"/>
    <w:rsid w:val="00FD73AB"/>
    <w:rsid w:val="00FF2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41F74"/>
  <w15:docId w15:val="{74F32906-A252-411C-9F7B-B3E0545F0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A9D"/>
    <w:rPr>
      <w:rFonts w:ascii="Times New Roman" w:hAnsi="Times New Roman"/>
      <w:sz w:val="24"/>
    </w:rPr>
  </w:style>
  <w:style w:type="paragraph" w:styleId="Heading1">
    <w:name w:val="heading 1"/>
    <w:basedOn w:val="Normal"/>
    <w:next w:val="Normal"/>
    <w:link w:val="Heading1Char"/>
    <w:uiPriority w:val="9"/>
    <w:qFormat/>
    <w:rsid w:val="00AC5E9D"/>
    <w:pPr>
      <w:keepNext/>
      <w:keepLines/>
      <w:numPr>
        <w:numId w:val="4"/>
      </w:numPr>
      <w:spacing w:before="240" w:after="0"/>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rsid w:val="00734B65"/>
    <w:pPr>
      <w:keepNext/>
      <w:keepLines/>
      <w:numPr>
        <w:ilvl w:val="1"/>
        <w:numId w:val="4"/>
      </w:numPr>
      <w:spacing w:before="40" w:after="0"/>
      <w:outlineLvl w:val="1"/>
    </w:pPr>
    <w:rPr>
      <w:rFonts w:eastAsiaTheme="majorEastAsia" w:cs="Times New Roman"/>
      <w:b/>
      <w:sz w:val="30"/>
      <w:szCs w:val="26"/>
    </w:rPr>
  </w:style>
  <w:style w:type="paragraph" w:styleId="Heading3">
    <w:name w:val="heading 3"/>
    <w:basedOn w:val="Normal"/>
    <w:next w:val="Normal"/>
    <w:link w:val="Heading3Char"/>
    <w:uiPriority w:val="9"/>
    <w:unhideWhenUsed/>
    <w:qFormat/>
    <w:rsid w:val="007E4A8E"/>
    <w:pPr>
      <w:keepNext/>
      <w:keepLines/>
      <w:numPr>
        <w:ilvl w:val="2"/>
        <w:numId w:val="4"/>
      </w:numPr>
      <w:spacing w:before="40" w:after="0"/>
      <w:outlineLvl w:val="2"/>
    </w:pPr>
    <w:rPr>
      <w:rFonts w:eastAsiaTheme="majorEastAsia" w:cs="Times New Roman"/>
      <w:b/>
      <w:sz w:val="28"/>
      <w:szCs w:val="24"/>
    </w:rPr>
  </w:style>
  <w:style w:type="paragraph" w:styleId="Heading4">
    <w:name w:val="heading 4"/>
    <w:basedOn w:val="Normal"/>
    <w:next w:val="Normal"/>
    <w:link w:val="Heading4Char"/>
    <w:uiPriority w:val="9"/>
    <w:unhideWhenUsed/>
    <w:qFormat/>
    <w:rsid w:val="0092757D"/>
    <w:pPr>
      <w:keepNext/>
      <w:keepLines/>
      <w:numPr>
        <w:ilvl w:val="3"/>
        <w:numId w:val="4"/>
      </w:numPr>
      <w:spacing w:before="40" w:after="0"/>
      <w:outlineLvl w:val="3"/>
    </w:pPr>
    <w:rPr>
      <w:rFonts w:eastAsiaTheme="majorEastAsia" w:cstheme="majorBidi"/>
      <w:b/>
      <w:i/>
      <w:iCs/>
      <w:sz w:val="26"/>
    </w:rPr>
  </w:style>
  <w:style w:type="paragraph" w:styleId="Heading5">
    <w:name w:val="heading 5"/>
    <w:basedOn w:val="Normal"/>
    <w:next w:val="Normal"/>
    <w:link w:val="Heading5Char"/>
    <w:uiPriority w:val="9"/>
    <w:unhideWhenUsed/>
    <w:qFormat/>
    <w:rsid w:val="00734B65"/>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734B65"/>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E9D"/>
    <w:rPr>
      <w:rFonts w:ascii="Times New Roman" w:eastAsiaTheme="majorEastAsia" w:hAnsi="Times New Roman" w:cs="Times New Roman"/>
      <w:b/>
      <w:sz w:val="32"/>
      <w:szCs w:val="32"/>
    </w:rPr>
  </w:style>
  <w:style w:type="paragraph" w:styleId="ListParagraph">
    <w:name w:val="List Paragraph"/>
    <w:basedOn w:val="Normal"/>
    <w:uiPriority w:val="34"/>
    <w:qFormat/>
    <w:rsid w:val="007F20CF"/>
    <w:pPr>
      <w:ind w:left="720"/>
      <w:contextualSpacing/>
    </w:pPr>
  </w:style>
  <w:style w:type="character" w:customStyle="1" w:styleId="Heading2Char">
    <w:name w:val="Heading 2 Char"/>
    <w:basedOn w:val="DefaultParagraphFont"/>
    <w:link w:val="Heading2"/>
    <w:uiPriority w:val="9"/>
    <w:rsid w:val="00734B65"/>
    <w:rPr>
      <w:rFonts w:ascii="Times New Roman" w:eastAsiaTheme="majorEastAsia" w:hAnsi="Times New Roman" w:cs="Times New Roman"/>
      <w:b/>
      <w:sz w:val="30"/>
      <w:szCs w:val="26"/>
    </w:rPr>
  </w:style>
  <w:style w:type="paragraph" w:styleId="TOCHeading">
    <w:name w:val="TOC Heading"/>
    <w:basedOn w:val="Heading1"/>
    <w:next w:val="Normal"/>
    <w:uiPriority w:val="39"/>
    <w:unhideWhenUsed/>
    <w:qFormat/>
    <w:rsid w:val="00AE69BB"/>
    <w:pPr>
      <w:outlineLvl w:val="9"/>
    </w:pPr>
    <w:rPr>
      <w:lang w:eastAsia="en-US" w:val="vi"/>
    </w:rPr>
  </w:style>
  <w:style w:type="paragraph" w:styleId="TOC1">
    <w:name w:val="toc 1"/>
    <w:basedOn w:val="Normal"/>
    <w:next w:val="Normal"/>
    <w:autoRedefine/>
    <w:uiPriority w:val="39"/>
    <w:unhideWhenUsed/>
    <w:rsid w:val="00AE69BB"/>
    <w:pPr>
      <w:spacing w:after="100"/>
    </w:pPr>
  </w:style>
  <w:style w:type="paragraph" w:styleId="TOC2">
    <w:name w:val="toc 2"/>
    <w:basedOn w:val="Normal"/>
    <w:next w:val="Normal"/>
    <w:autoRedefine/>
    <w:uiPriority w:val="39"/>
    <w:unhideWhenUsed/>
    <w:rsid w:val="00AE69BB"/>
    <w:pPr>
      <w:spacing w:after="100"/>
      <w:ind w:left="220"/>
    </w:pPr>
  </w:style>
  <w:style w:type="character" w:styleId="Hyperlink">
    <w:name w:val="Hyperlink"/>
    <w:basedOn w:val="DefaultParagraphFont"/>
    <w:uiPriority w:val="99"/>
    <w:unhideWhenUsed/>
    <w:rsid w:val="00AE69BB"/>
    <w:rPr>
      <w:color w:val="0563C1" w:themeColor="hyperlink"/>
      <w:u w:val="single"/>
    </w:rPr>
  </w:style>
  <w:style w:type="character" w:customStyle="1" w:styleId="Heading3Char">
    <w:name w:val="Heading 3 Char"/>
    <w:basedOn w:val="DefaultParagraphFont"/>
    <w:link w:val="Heading3"/>
    <w:uiPriority w:val="9"/>
    <w:rsid w:val="007E4A8E"/>
    <w:rPr>
      <w:rFonts w:ascii="Times New Roman" w:eastAsiaTheme="majorEastAsia" w:hAnsi="Times New Roman" w:cs="Times New Roman"/>
      <w:b/>
      <w:sz w:val="28"/>
      <w:szCs w:val="24"/>
    </w:rPr>
  </w:style>
  <w:style w:type="paragraph" w:styleId="BalloonText">
    <w:name w:val="Balloon Text"/>
    <w:basedOn w:val="Normal"/>
    <w:link w:val="BalloonTextChar"/>
    <w:uiPriority w:val="99"/>
    <w:semiHidden/>
    <w:unhideWhenUsed/>
    <w:rsid w:val="00480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CBA"/>
    <w:rPr>
      <w:rFonts w:ascii="Tahoma" w:hAnsi="Tahoma" w:cs="Tahoma"/>
      <w:sz w:val="16"/>
      <w:szCs w:val="16"/>
    </w:rPr>
  </w:style>
  <w:style w:type="table" w:styleId="TableGrid">
    <w:name w:val="Table Grid"/>
    <w:basedOn w:val="TableNormal"/>
    <w:uiPriority w:val="39"/>
    <w:rsid w:val="00B80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76C0"/>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76C0"/>
  </w:style>
  <w:style w:type="paragraph" w:styleId="Footer">
    <w:name w:val="footer"/>
    <w:basedOn w:val="Normal"/>
    <w:link w:val="FooterChar"/>
    <w:uiPriority w:val="99"/>
    <w:unhideWhenUsed/>
    <w:rsid w:val="001F76C0"/>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76C0"/>
  </w:style>
  <w:style w:type="paragraph" w:styleId="TOC3">
    <w:name w:val="toc 3"/>
    <w:basedOn w:val="Normal"/>
    <w:next w:val="Normal"/>
    <w:autoRedefine/>
    <w:uiPriority w:val="39"/>
    <w:unhideWhenUsed/>
    <w:rsid w:val="001F76C0"/>
    <w:pPr>
      <w:spacing w:after="100"/>
      <w:ind w:left="440"/>
    </w:pPr>
  </w:style>
  <w:style w:type="character" w:customStyle="1" w:styleId="Heading4Char">
    <w:name w:val="Heading 4 Char"/>
    <w:basedOn w:val="DefaultParagraphFont"/>
    <w:link w:val="Heading4"/>
    <w:uiPriority w:val="9"/>
    <w:rsid w:val="0092757D"/>
    <w:rPr>
      <w:rFonts w:ascii="Times New Roman" w:eastAsiaTheme="majorEastAsia" w:hAnsi="Times New Roman" w:cstheme="majorBidi"/>
      <w:b/>
      <w:i/>
      <w:iCs/>
      <w:sz w:val="26"/>
    </w:rPr>
  </w:style>
  <w:style w:type="paragraph" w:styleId="NormalWeb">
    <w:name w:val="Normal (Web)"/>
    <w:basedOn w:val="Normal"/>
    <w:uiPriority w:val="99"/>
    <w:semiHidden/>
    <w:unhideWhenUsed/>
    <w:rsid w:val="008B681B"/>
    <w:pPr>
      <w:spacing w:before="100" w:beforeAutospacing="1" w:after="100" w:afterAutospacing="1" w:line="240" w:lineRule="auto"/>
    </w:pPr>
    <w:rPr>
      <w:rFonts w:eastAsia="Times New Roman" w:cs="Times New Roman"/>
      <w:szCs w:val="24"/>
      <w:lang w:eastAsia="en-US" w:val="vi"/>
    </w:rPr>
  </w:style>
  <w:style w:type="paragraph" w:styleId="Title">
    <w:name w:val="Title"/>
    <w:basedOn w:val="Normal"/>
    <w:next w:val="Normal"/>
    <w:link w:val="TitleChar"/>
    <w:uiPriority w:val="10"/>
    <w:qFormat/>
    <w:rsid w:val="00345955"/>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345955"/>
    <w:rPr>
      <w:rFonts w:ascii="Times New Roman" w:eastAsiaTheme="majorEastAsia" w:hAnsi="Times New Roman" w:cstheme="majorBidi"/>
      <w:b/>
      <w:spacing w:val="-10"/>
      <w:kern w:val="28"/>
      <w:sz w:val="56"/>
      <w:szCs w:val="56"/>
    </w:rPr>
  </w:style>
  <w:style w:type="paragraph" w:styleId="Caption">
    <w:name w:val="caption"/>
    <w:basedOn w:val="Normal"/>
    <w:next w:val="Normal"/>
    <w:uiPriority w:val="35"/>
    <w:unhideWhenUsed/>
    <w:qFormat/>
    <w:rsid w:val="00430B49"/>
    <w:pPr>
      <w:spacing w:after="200" w:line="240" w:lineRule="auto"/>
    </w:pPr>
    <w:rPr>
      <w:b/>
      <w:i/>
      <w:iCs/>
      <w:szCs w:val="18"/>
    </w:rPr>
  </w:style>
  <w:style w:type="character" w:customStyle="1" w:styleId="Heading5Char">
    <w:name w:val="Heading 5 Char"/>
    <w:basedOn w:val="DefaultParagraphFont"/>
    <w:link w:val="Heading5"/>
    <w:uiPriority w:val="9"/>
    <w:rsid w:val="00734B65"/>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rsid w:val="00734B65"/>
    <w:rPr>
      <w:rFonts w:asciiTheme="majorHAnsi" w:eastAsiaTheme="majorEastAsia" w:hAnsiTheme="majorHAnsi" w:cstheme="majorBidi"/>
      <w:i/>
      <w:iCs/>
      <w:color w:val="1F4D78" w:themeColor="accent1" w:themeShade="7F"/>
      <w:sz w:val="24"/>
    </w:rPr>
  </w:style>
  <w:style w:type="character" w:styleId="CommentReference">
    <w:name w:val="annotation reference"/>
    <w:basedOn w:val="DefaultParagraphFont"/>
    <w:uiPriority w:val="99"/>
    <w:semiHidden/>
    <w:unhideWhenUsed/>
    <w:rsid w:val="00F32F2E"/>
    <w:rPr>
      <w:sz w:val="16"/>
      <w:szCs w:val="16"/>
    </w:rPr>
  </w:style>
  <w:style w:type="paragraph" w:styleId="CommentText">
    <w:name w:val="annotation text"/>
    <w:basedOn w:val="Normal"/>
    <w:link w:val="CommentTextChar"/>
    <w:uiPriority w:val="99"/>
    <w:semiHidden/>
    <w:unhideWhenUsed/>
    <w:rsid w:val="00F32F2E"/>
    <w:pPr>
      <w:spacing w:line="240" w:lineRule="auto"/>
    </w:pPr>
    <w:rPr>
      <w:sz w:val="20"/>
      <w:szCs w:val="20"/>
    </w:rPr>
  </w:style>
  <w:style w:type="character" w:customStyle="1" w:styleId="CommentTextChar">
    <w:name w:val="Comment Text Char"/>
    <w:basedOn w:val="DefaultParagraphFont"/>
    <w:link w:val="CommentText"/>
    <w:uiPriority w:val="99"/>
    <w:semiHidden/>
    <w:rsid w:val="00F32F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32F2E"/>
    <w:rPr>
      <w:b/>
      <w:bCs/>
    </w:rPr>
  </w:style>
  <w:style w:type="character" w:customStyle="1" w:styleId="CommentSubjectChar">
    <w:name w:val="Comment Subject Char"/>
    <w:basedOn w:val="CommentTextChar"/>
    <w:link w:val="CommentSubject"/>
    <w:uiPriority w:val="99"/>
    <w:semiHidden/>
    <w:rsid w:val="00F32F2E"/>
    <w:rPr>
      <w:rFonts w:ascii="Times New Roman" w:hAnsi="Times New Roman"/>
      <w:b/>
      <w:bCs/>
      <w:sz w:val="20"/>
      <w:szCs w:val="20"/>
    </w:rPr>
  </w:style>
  <w:style w:type="paragraph" w:customStyle="1" w:styleId="paragraph">
    <w:name w:val="paragraph"/>
    <w:basedOn w:val="Normal"/>
    <w:rsid w:val="00F32F2E"/>
    <w:pPr>
      <w:spacing w:before="100" w:beforeAutospacing="1" w:after="100" w:afterAutospacing="1" w:line="240" w:lineRule="auto"/>
    </w:pPr>
    <w:rPr>
      <w:rFonts w:eastAsia="Times New Roman" w:cs="Times New Roman"/>
      <w:szCs w:val="24"/>
      <w:lang w:eastAsia="en-US" w:val="vi"/>
    </w:rPr>
  </w:style>
  <w:style w:type="character" w:customStyle="1" w:styleId="normaltextrun">
    <w:name w:val="normaltextrun"/>
    <w:basedOn w:val="DefaultParagraphFont"/>
    <w:rsid w:val="00F32F2E"/>
  </w:style>
  <w:style w:type="character" w:customStyle="1" w:styleId="eop">
    <w:name w:val="eop"/>
    <w:basedOn w:val="DefaultParagraphFont"/>
    <w:rsid w:val="00F32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27050">
      <w:bodyDiv w:val="1"/>
      <w:marLeft w:val="0"/>
      <w:marRight w:val="0"/>
      <w:marTop w:val="0"/>
      <w:marBottom w:val="0"/>
      <w:divBdr>
        <w:top w:val="none" w:sz="0" w:space="0" w:color="auto"/>
        <w:left w:val="none" w:sz="0" w:space="0" w:color="auto"/>
        <w:bottom w:val="none" w:sz="0" w:space="0" w:color="auto"/>
        <w:right w:val="none" w:sz="0" w:space="0" w:color="auto"/>
      </w:divBdr>
    </w:div>
    <w:div w:id="113253409">
      <w:bodyDiv w:val="1"/>
      <w:marLeft w:val="0"/>
      <w:marRight w:val="0"/>
      <w:marTop w:val="0"/>
      <w:marBottom w:val="0"/>
      <w:divBdr>
        <w:top w:val="none" w:sz="0" w:space="0" w:color="auto"/>
        <w:left w:val="none" w:sz="0" w:space="0" w:color="auto"/>
        <w:bottom w:val="none" w:sz="0" w:space="0" w:color="auto"/>
        <w:right w:val="none" w:sz="0" w:space="0" w:color="auto"/>
      </w:divBdr>
      <w:divsChild>
        <w:div w:id="15622811">
          <w:marLeft w:val="0"/>
          <w:marRight w:val="0"/>
          <w:marTop w:val="0"/>
          <w:marBottom w:val="0"/>
          <w:divBdr>
            <w:top w:val="none" w:sz="0" w:space="0" w:color="auto"/>
            <w:left w:val="none" w:sz="0" w:space="0" w:color="auto"/>
            <w:bottom w:val="none" w:sz="0" w:space="0" w:color="auto"/>
            <w:right w:val="none" w:sz="0" w:space="0" w:color="auto"/>
          </w:divBdr>
        </w:div>
      </w:divsChild>
    </w:div>
    <w:div w:id="234244637">
      <w:bodyDiv w:val="1"/>
      <w:marLeft w:val="0"/>
      <w:marRight w:val="0"/>
      <w:marTop w:val="0"/>
      <w:marBottom w:val="0"/>
      <w:divBdr>
        <w:top w:val="none" w:sz="0" w:space="0" w:color="auto"/>
        <w:left w:val="none" w:sz="0" w:space="0" w:color="auto"/>
        <w:bottom w:val="none" w:sz="0" w:space="0" w:color="auto"/>
        <w:right w:val="none" w:sz="0" w:space="0" w:color="auto"/>
      </w:divBdr>
    </w:div>
    <w:div w:id="249778707">
      <w:bodyDiv w:val="1"/>
      <w:marLeft w:val="0"/>
      <w:marRight w:val="0"/>
      <w:marTop w:val="0"/>
      <w:marBottom w:val="0"/>
      <w:divBdr>
        <w:top w:val="none" w:sz="0" w:space="0" w:color="auto"/>
        <w:left w:val="none" w:sz="0" w:space="0" w:color="auto"/>
        <w:bottom w:val="none" w:sz="0" w:space="0" w:color="auto"/>
        <w:right w:val="none" w:sz="0" w:space="0" w:color="auto"/>
      </w:divBdr>
    </w:div>
    <w:div w:id="288438520">
      <w:bodyDiv w:val="1"/>
      <w:marLeft w:val="0"/>
      <w:marRight w:val="0"/>
      <w:marTop w:val="0"/>
      <w:marBottom w:val="0"/>
      <w:divBdr>
        <w:top w:val="none" w:sz="0" w:space="0" w:color="auto"/>
        <w:left w:val="none" w:sz="0" w:space="0" w:color="auto"/>
        <w:bottom w:val="none" w:sz="0" w:space="0" w:color="auto"/>
        <w:right w:val="none" w:sz="0" w:space="0" w:color="auto"/>
      </w:divBdr>
    </w:div>
    <w:div w:id="439878778">
      <w:bodyDiv w:val="1"/>
      <w:marLeft w:val="0"/>
      <w:marRight w:val="0"/>
      <w:marTop w:val="0"/>
      <w:marBottom w:val="0"/>
      <w:divBdr>
        <w:top w:val="none" w:sz="0" w:space="0" w:color="auto"/>
        <w:left w:val="none" w:sz="0" w:space="0" w:color="auto"/>
        <w:bottom w:val="none" w:sz="0" w:space="0" w:color="auto"/>
        <w:right w:val="none" w:sz="0" w:space="0" w:color="auto"/>
      </w:divBdr>
    </w:div>
    <w:div w:id="46019634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21">
          <w:marLeft w:val="0"/>
          <w:marRight w:val="0"/>
          <w:marTop w:val="0"/>
          <w:marBottom w:val="0"/>
          <w:divBdr>
            <w:top w:val="none" w:sz="0" w:space="0" w:color="auto"/>
            <w:left w:val="none" w:sz="0" w:space="0" w:color="auto"/>
            <w:bottom w:val="none" w:sz="0" w:space="0" w:color="auto"/>
            <w:right w:val="none" w:sz="0" w:space="0" w:color="auto"/>
          </w:divBdr>
        </w:div>
        <w:div w:id="881941931">
          <w:marLeft w:val="0"/>
          <w:marRight w:val="0"/>
          <w:marTop w:val="0"/>
          <w:marBottom w:val="0"/>
          <w:divBdr>
            <w:top w:val="none" w:sz="0" w:space="0" w:color="auto"/>
            <w:left w:val="none" w:sz="0" w:space="0" w:color="auto"/>
            <w:bottom w:val="none" w:sz="0" w:space="0" w:color="auto"/>
            <w:right w:val="none" w:sz="0" w:space="0" w:color="auto"/>
          </w:divBdr>
        </w:div>
        <w:div w:id="43216083">
          <w:marLeft w:val="360"/>
          <w:marRight w:val="0"/>
          <w:marTop w:val="0"/>
          <w:marBottom w:val="0"/>
          <w:divBdr>
            <w:top w:val="none" w:sz="0" w:space="0" w:color="auto"/>
            <w:left w:val="none" w:sz="0" w:space="0" w:color="auto"/>
            <w:bottom w:val="none" w:sz="0" w:space="0" w:color="auto"/>
            <w:right w:val="none" w:sz="0" w:space="0" w:color="auto"/>
          </w:divBdr>
        </w:div>
        <w:div w:id="186600911">
          <w:marLeft w:val="360"/>
          <w:marRight w:val="0"/>
          <w:marTop w:val="0"/>
          <w:marBottom w:val="0"/>
          <w:divBdr>
            <w:top w:val="none" w:sz="0" w:space="0" w:color="auto"/>
            <w:left w:val="none" w:sz="0" w:space="0" w:color="auto"/>
            <w:bottom w:val="none" w:sz="0" w:space="0" w:color="auto"/>
            <w:right w:val="none" w:sz="0" w:space="0" w:color="auto"/>
          </w:divBdr>
        </w:div>
        <w:div w:id="371031667">
          <w:marLeft w:val="360"/>
          <w:marRight w:val="0"/>
          <w:marTop w:val="0"/>
          <w:marBottom w:val="0"/>
          <w:divBdr>
            <w:top w:val="none" w:sz="0" w:space="0" w:color="auto"/>
            <w:left w:val="none" w:sz="0" w:space="0" w:color="auto"/>
            <w:bottom w:val="none" w:sz="0" w:space="0" w:color="auto"/>
            <w:right w:val="none" w:sz="0" w:space="0" w:color="auto"/>
          </w:divBdr>
        </w:div>
        <w:div w:id="730347566">
          <w:marLeft w:val="360"/>
          <w:marRight w:val="0"/>
          <w:marTop w:val="0"/>
          <w:marBottom w:val="0"/>
          <w:divBdr>
            <w:top w:val="none" w:sz="0" w:space="0" w:color="auto"/>
            <w:left w:val="none" w:sz="0" w:space="0" w:color="auto"/>
            <w:bottom w:val="none" w:sz="0" w:space="0" w:color="auto"/>
            <w:right w:val="none" w:sz="0" w:space="0" w:color="auto"/>
          </w:divBdr>
        </w:div>
        <w:div w:id="1343581209">
          <w:marLeft w:val="360"/>
          <w:marRight w:val="0"/>
          <w:marTop w:val="0"/>
          <w:marBottom w:val="0"/>
          <w:divBdr>
            <w:top w:val="none" w:sz="0" w:space="0" w:color="auto"/>
            <w:left w:val="none" w:sz="0" w:space="0" w:color="auto"/>
            <w:bottom w:val="none" w:sz="0" w:space="0" w:color="auto"/>
            <w:right w:val="none" w:sz="0" w:space="0" w:color="auto"/>
          </w:divBdr>
        </w:div>
        <w:div w:id="571474871">
          <w:marLeft w:val="360"/>
          <w:marRight w:val="0"/>
          <w:marTop w:val="0"/>
          <w:marBottom w:val="0"/>
          <w:divBdr>
            <w:top w:val="none" w:sz="0" w:space="0" w:color="auto"/>
            <w:left w:val="none" w:sz="0" w:space="0" w:color="auto"/>
            <w:bottom w:val="none" w:sz="0" w:space="0" w:color="auto"/>
            <w:right w:val="none" w:sz="0" w:space="0" w:color="auto"/>
          </w:divBdr>
        </w:div>
        <w:div w:id="486630945">
          <w:marLeft w:val="360"/>
          <w:marRight w:val="0"/>
          <w:marTop w:val="0"/>
          <w:marBottom w:val="0"/>
          <w:divBdr>
            <w:top w:val="none" w:sz="0" w:space="0" w:color="auto"/>
            <w:left w:val="none" w:sz="0" w:space="0" w:color="auto"/>
            <w:bottom w:val="none" w:sz="0" w:space="0" w:color="auto"/>
            <w:right w:val="none" w:sz="0" w:space="0" w:color="auto"/>
          </w:divBdr>
        </w:div>
        <w:div w:id="682099319">
          <w:marLeft w:val="360"/>
          <w:marRight w:val="0"/>
          <w:marTop w:val="0"/>
          <w:marBottom w:val="0"/>
          <w:divBdr>
            <w:top w:val="none" w:sz="0" w:space="0" w:color="auto"/>
            <w:left w:val="none" w:sz="0" w:space="0" w:color="auto"/>
            <w:bottom w:val="none" w:sz="0" w:space="0" w:color="auto"/>
            <w:right w:val="none" w:sz="0" w:space="0" w:color="auto"/>
          </w:divBdr>
        </w:div>
        <w:div w:id="324167917">
          <w:marLeft w:val="360"/>
          <w:marRight w:val="0"/>
          <w:marTop w:val="0"/>
          <w:marBottom w:val="0"/>
          <w:divBdr>
            <w:top w:val="none" w:sz="0" w:space="0" w:color="auto"/>
            <w:left w:val="none" w:sz="0" w:space="0" w:color="auto"/>
            <w:bottom w:val="none" w:sz="0" w:space="0" w:color="auto"/>
            <w:right w:val="none" w:sz="0" w:space="0" w:color="auto"/>
          </w:divBdr>
        </w:div>
        <w:div w:id="1942714588">
          <w:marLeft w:val="360"/>
          <w:marRight w:val="0"/>
          <w:marTop w:val="0"/>
          <w:marBottom w:val="0"/>
          <w:divBdr>
            <w:top w:val="none" w:sz="0" w:space="0" w:color="auto"/>
            <w:left w:val="none" w:sz="0" w:space="0" w:color="auto"/>
            <w:bottom w:val="none" w:sz="0" w:space="0" w:color="auto"/>
            <w:right w:val="none" w:sz="0" w:space="0" w:color="auto"/>
          </w:divBdr>
        </w:div>
        <w:div w:id="1125463463">
          <w:marLeft w:val="360"/>
          <w:marRight w:val="0"/>
          <w:marTop w:val="0"/>
          <w:marBottom w:val="0"/>
          <w:divBdr>
            <w:top w:val="none" w:sz="0" w:space="0" w:color="auto"/>
            <w:left w:val="none" w:sz="0" w:space="0" w:color="auto"/>
            <w:bottom w:val="none" w:sz="0" w:space="0" w:color="auto"/>
            <w:right w:val="none" w:sz="0" w:space="0" w:color="auto"/>
          </w:divBdr>
        </w:div>
        <w:div w:id="1605725007">
          <w:marLeft w:val="360"/>
          <w:marRight w:val="0"/>
          <w:marTop w:val="0"/>
          <w:marBottom w:val="0"/>
          <w:divBdr>
            <w:top w:val="none" w:sz="0" w:space="0" w:color="auto"/>
            <w:left w:val="none" w:sz="0" w:space="0" w:color="auto"/>
            <w:bottom w:val="none" w:sz="0" w:space="0" w:color="auto"/>
            <w:right w:val="none" w:sz="0" w:space="0" w:color="auto"/>
          </w:divBdr>
        </w:div>
        <w:div w:id="1311597449">
          <w:marLeft w:val="360"/>
          <w:marRight w:val="0"/>
          <w:marTop w:val="0"/>
          <w:marBottom w:val="0"/>
          <w:divBdr>
            <w:top w:val="none" w:sz="0" w:space="0" w:color="auto"/>
            <w:left w:val="none" w:sz="0" w:space="0" w:color="auto"/>
            <w:bottom w:val="none" w:sz="0" w:space="0" w:color="auto"/>
            <w:right w:val="none" w:sz="0" w:space="0" w:color="auto"/>
          </w:divBdr>
        </w:div>
        <w:div w:id="480200206">
          <w:marLeft w:val="360"/>
          <w:marRight w:val="0"/>
          <w:marTop w:val="0"/>
          <w:marBottom w:val="0"/>
          <w:divBdr>
            <w:top w:val="none" w:sz="0" w:space="0" w:color="auto"/>
            <w:left w:val="none" w:sz="0" w:space="0" w:color="auto"/>
            <w:bottom w:val="none" w:sz="0" w:space="0" w:color="auto"/>
            <w:right w:val="none" w:sz="0" w:space="0" w:color="auto"/>
          </w:divBdr>
        </w:div>
        <w:div w:id="735975398">
          <w:marLeft w:val="360"/>
          <w:marRight w:val="0"/>
          <w:marTop w:val="0"/>
          <w:marBottom w:val="0"/>
          <w:divBdr>
            <w:top w:val="none" w:sz="0" w:space="0" w:color="auto"/>
            <w:left w:val="none" w:sz="0" w:space="0" w:color="auto"/>
            <w:bottom w:val="none" w:sz="0" w:space="0" w:color="auto"/>
            <w:right w:val="none" w:sz="0" w:space="0" w:color="auto"/>
          </w:divBdr>
        </w:div>
        <w:div w:id="1774323674">
          <w:marLeft w:val="360"/>
          <w:marRight w:val="0"/>
          <w:marTop w:val="0"/>
          <w:marBottom w:val="0"/>
          <w:divBdr>
            <w:top w:val="none" w:sz="0" w:space="0" w:color="auto"/>
            <w:left w:val="none" w:sz="0" w:space="0" w:color="auto"/>
            <w:bottom w:val="none" w:sz="0" w:space="0" w:color="auto"/>
            <w:right w:val="none" w:sz="0" w:space="0" w:color="auto"/>
          </w:divBdr>
        </w:div>
        <w:div w:id="226034539">
          <w:marLeft w:val="360"/>
          <w:marRight w:val="0"/>
          <w:marTop w:val="0"/>
          <w:marBottom w:val="0"/>
          <w:divBdr>
            <w:top w:val="none" w:sz="0" w:space="0" w:color="auto"/>
            <w:left w:val="none" w:sz="0" w:space="0" w:color="auto"/>
            <w:bottom w:val="none" w:sz="0" w:space="0" w:color="auto"/>
            <w:right w:val="none" w:sz="0" w:space="0" w:color="auto"/>
          </w:divBdr>
          <w:divsChild>
            <w:div w:id="13271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3352">
      <w:bodyDiv w:val="1"/>
      <w:marLeft w:val="0"/>
      <w:marRight w:val="0"/>
      <w:marTop w:val="0"/>
      <w:marBottom w:val="0"/>
      <w:divBdr>
        <w:top w:val="none" w:sz="0" w:space="0" w:color="auto"/>
        <w:left w:val="none" w:sz="0" w:space="0" w:color="auto"/>
        <w:bottom w:val="none" w:sz="0" w:space="0" w:color="auto"/>
        <w:right w:val="none" w:sz="0" w:space="0" w:color="auto"/>
      </w:divBdr>
    </w:div>
    <w:div w:id="558172100">
      <w:bodyDiv w:val="1"/>
      <w:marLeft w:val="0"/>
      <w:marRight w:val="0"/>
      <w:marTop w:val="0"/>
      <w:marBottom w:val="0"/>
      <w:divBdr>
        <w:top w:val="none" w:sz="0" w:space="0" w:color="auto"/>
        <w:left w:val="none" w:sz="0" w:space="0" w:color="auto"/>
        <w:bottom w:val="none" w:sz="0" w:space="0" w:color="auto"/>
        <w:right w:val="none" w:sz="0" w:space="0" w:color="auto"/>
      </w:divBdr>
    </w:div>
    <w:div w:id="639068493">
      <w:bodyDiv w:val="1"/>
      <w:marLeft w:val="0"/>
      <w:marRight w:val="0"/>
      <w:marTop w:val="0"/>
      <w:marBottom w:val="0"/>
      <w:divBdr>
        <w:top w:val="none" w:sz="0" w:space="0" w:color="auto"/>
        <w:left w:val="none" w:sz="0" w:space="0" w:color="auto"/>
        <w:bottom w:val="none" w:sz="0" w:space="0" w:color="auto"/>
        <w:right w:val="none" w:sz="0" w:space="0" w:color="auto"/>
      </w:divBdr>
    </w:div>
    <w:div w:id="701055750">
      <w:bodyDiv w:val="1"/>
      <w:marLeft w:val="0"/>
      <w:marRight w:val="0"/>
      <w:marTop w:val="0"/>
      <w:marBottom w:val="0"/>
      <w:divBdr>
        <w:top w:val="none" w:sz="0" w:space="0" w:color="auto"/>
        <w:left w:val="none" w:sz="0" w:space="0" w:color="auto"/>
        <w:bottom w:val="none" w:sz="0" w:space="0" w:color="auto"/>
        <w:right w:val="none" w:sz="0" w:space="0" w:color="auto"/>
      </w:divBdr>
    </w:div>
    <w:div w:id="725183266">
      <w:bodyDiv w:val="1"/>
      <w:marLeft w:val="0"/>
      <w:marRight w:val="0"/>
      <w:marTop w:val="0"/>
      <w:marBottom w:val="0"/>
      <w:divBdr>
        <w:top w:val="none" w:sz="0" w:space="0" w:color="auto"/>
        <w:left w:val="none" w:sz="0" w:space="0" w:color="auto"/>
        <w:bottom w:val="none" w:sz="0" w:space="0" w:color="auto"/>
        <w:right w:val="none" w:sz="0" w:space="0" w:color="auto"/>
      </w:divBdr>
    </w:div>
    <w:div w:id="893932798">
      <w:bodyDiv w:val="1"/>
      <w:marLeft w:val="0"/>
      <w:marRight w:val="0"/>
      <w:marTop w:val="0"/>
      <w:marBottom w:val="0"/>
      <w:divBdr>
        <w:top w:val="none" w:sz="0" w:space="0" w:color="auto"/>
        <w:left w:val="none" w:sz="0" w:space="0" w:color="auto"/>
        <w:bottom w:val="none" w:sz="0" w:space="0" w:color="auto"/>
        <w:right w:val="none" w:sz="0" w:space="0" w:color="auto"/>
      </w:divBdr>
    </w:div>
    <w:div w:id="939292954">
      <w:bodyDiv w:val="1"/>
      <w:marLeft w:val="0"/>
      <w:marRight w:val="0"/>
      <w:marTop w:val="0"/>
      <w:marBottom w:val="0"/>
      <w:divBdr>
        <w:top w:val="none" w:sz="0" w:space="0" w:color="auto"/>
        <w:left w:val="none" w:sz="0" w:space="0" w:color="auto"/>
        <w:bottom w:val="none" w:sz="0" w:space="0" w:color="auto"/>
        <w:right w:val="none" w:sz="0" w:space="0" w:color="auto"/>
      </w:divBdr>
    </w:div>
    <w:div w:id="948928416">
      <w:bodyDiv w:val="1"/>
      <w:marLeft w:val="0"/>
      <w:marRight w:val="0"/>
      <w:marTop w:val="0"/>
      <w:marBottom w:val="0"/>
      <w:divBdr>
        <w:top w:val="none" w:sz="0" w:space="0" w:color="auto"/>
        <w:left w:val="none" w:sz="0" w:space="0" w:color="auto"/>
        <w:bottom w:val="none" w:sz="0" w:space="0" w:color="auto"/>
        <w:right w:val="none" w:sz="0" w:space="0" w:color="auto"/>
      </w:divBdr>
    </w:div>
    <w:div w:id="1185749803">
      <w:bodyDiv w:val="1"/>
      <w:marLeft w:val="0"/>
      <w:marRight w:val="0"/>
      <w:marTop w:val="0"/>
      <w:marBottom w:val="0"/>
      <w:divBdr>
        <w:top w:val="none" w:sz="0" w:space="0" w:color="auto"/>
        <w:left w:val="none" w:sz="0" w:space="0" w:color="auto"/>
        <w:bottom w:val="none" w:sz="0" w:space="0" w:color="auto"/>
        <w:right w:val="none" w:sz="0" w:space="0" w:color="auto"/>
      </w:divBdr>
    </w:div>
    <w:div w:id="1192689958">
      <w:bodyDiv w:val="1"/>
      <w:marLeft w:val="0"/>
      <w:marRight w:val="0"/>
      <w:marTop w:val="0"/>
      <w:marBottom w:val="0"/>
      <w:divBdr>
        <w:top w:val="none" w:sz="0" w:space="0" w:color="auto"/>
        <w:left w:val="none" w:sz="0" w:space="0" w:color="auto"/>
        <w:bottom w:val="none" w:sz="0" w:space="0" w:color="auto"/>
        <w:right w:val="none" w:sz="0" w:space="0" w:color="auto"/>
      </w:divBdr>
      <w:divsChild>
        <w:div w:id="280577785">
          <w:marLeft w:val="1166"/>
          <w:marRight w:val="0"/>
          <w:marTop w:val="0"/>
          <w:marBottom w:val="120"/>
          <w:divBdr>
            <w:top w:val="none" w:sz="0" w:space="0" w:color="auto"/>
            <w:left w:val="none" w:sz="0" w:space="0" w:color="auto"/>
            <w:bottom w:val="none" w:sz="0" w:space="0" w:color="auto"/>
            <w:right w:val="none" w:sz="0" w:space="0" w:color="auto"/>
          </w:divBdr>
        </w:div>
        <w:div w:id="74253197">
          <w:marLeft w:val="1166"/>
          <w:marRight w:val="0"/>
          <w:marTop w:val="0"/>
          <w:marBottom w:val="120"/>
          <w:divBdr>
            <w:top w:val="none" w:sz="0" w:space="0" w:color="auto"/>
            <w:left w:val="none" w:sz="0" w:space="0" w:color="auto"/>
            <w:bottom w:val="none" w:sz="0" w:space="0" w:color="auto"/>
            <w:right w:val="none" w:sz="0" w:space="0" w:color="auto"/>
          </w:divBdr>
        </w:div>
      </w:divsChild>
    </w:div>
    <w:div w:id="1331758083">
      <w:bodyDiv w:val="1"/>
      <w:marLeft w:val="0"/>
      <w:marRight w:val="0"/>
      <w:marTop w:val="0"/>
      <w:marBottom w:val="0"/>
      <w:divBdr>
        <w:top w:val="none" w:sz="0" w:space="0" w:color="auto"/>
        <w:left w:val="none" w:sz="0" w:space="0" w:color="auto"/>
        <w:bottom w:val="none" w:sz="0" w:space="0" w:color="auto"/>
        <w:right w:val="none" w:sz="0" w:space="0" w:color="auto"/>
      </w:divBdr>
    </w:div>
    <w:div w:id="1441295411">
      <w:bodyDiv w:val="1"/>
      <w:marLeft w:val="0"/>
      <w:marRight w:val="0"/>
      <w:marTop w:val="0"/>
      <w:marBottom w:val="0"/>
      <w:divBdr>
        <w:top w:val="none" w:sz="0" w:space="0" w:color="auto"/>
        <w:left w:val="none" w:sz="0" w:space="0" w:color="auto"/>
        <w:bottom w:val="none" w:sz="0" w:space="0" w:color="auto"/>
        <w:right w:val="none" w:sz="0" w:space="0" w:color="auto"/>
      </w:divBdr>
    </w:div>
    <w:div w:id="1753353880">
      <w:bodyDiv w:val="1"/>
      <w:marLeft w:val="0"/>
      <w:marRight w:val="0"/>
      <w:marTop w:val="0"/>
      <w:marBottom w:val="0"/>
      <w:divBdr>
        <w:top w:val="none" w:sz="0" w:space="0" w:color="auto"/>
        <w:left w:val="none" w:sz="0" w:space="0" w:color="auto"/>
        <w:bottom w:val="none" w:sz="0" w:space="0" w:color="auto"/>
        <w:right w:val="none" w:sz="0" w:space="0" w:color="auto"/>
      </w:divBdr>
    </w:div>
    <w:div w:id="1766068841">
      <w:bodyDiv w:val="1"/>
      <w:marLeft w:val="0"/>
      <w:marRight w:val="0"/>
      <w:marTop w:val="0"/>
      <w:marBottom w:val="0"/>
      <w:divBdr>
        <w:top w:val="none" w:sz="0" w:space="0" w:color="auto"/>
        <w:left w:val="none" w:sz="0" w:space="0" w:color="auto"/>
        <w:bottom w:val="none" w:sz="0" w:space="0" w:color="auto"/>
        <w:right w:val="none" w:sz="0" w:space="0" w:color="auto"/>
      </w:divBdr>
    </w:div>
    <w:div w:id="1816098607">
      <w:bodyDiv w:val="1"/>
      <w:marLeft w:val="0"/>
      <w:marRight w:val="0"/>
      <w:marTop w:val="0"/>
      <w:marBottom w:val="0"/>
      <w:divBdr>
        <w:top w:val="none" w:sz="0" w:space="0" w:color="auto"/>
        <w:left w:val="none" w:sz="0" w:space="0" w:color="auto"/>
        <w:bottom w:val="none" w:sz="0" w:space="0" w:color="auto"/>
        <w:right w:val="none" w:sz="0" w:space="0" w:color="auto"/>
      </w:divBdr>
    </w:div>
    <w:div w:id="1887523685">
      <w:bodyDiv w:val="1"/>
      <w:marLeft w:val="0"/>
      <w:marRight w:val="0"/>
      <w:marTop w:val="0"/>
      <w:marBottom w:val="0"/>
      <w:divBdr>
        <w:top w:val="none" w:sz="0" w:space="0" w:color="auto"/>
        <w:left w:val="none" w:sz="0" w:space="0" w:color="auto"/>
        <w:bottom w:val="none" w:sz="0" w:space="0" w:color="auto"/>
        <w:right w:val="none" w:sz="0" w:space="0" w:color="auto"/>
      </w:divBdr>
    </w:div>
    <w:div w:id="2030179636">
      <w:bodyDiv w:val="1"/>
      <w:marLeft w:val="0"/>
      <w:marRight w:val="0"/>
      <w:marTop w:val="0"/>
      <w:marBottom w:val="0"/>
      <w:divBdr>
        <w:top w:val="none" w:sz="0" w:space="0" w:color="auto"/>
        <w:left w:val="none" w:sz="0" w:space="0" w:color="auto"/>
        <w:bottom w:val="none" w:sz="0" w:space="0" w:color="auto"/>
        <w:right w:val="none" w:sz="0" w:space="0" w:color="auto"/>
      </w:divBdr>
    </w:div>
    <w:div w:id="2070348687">
      <w:bodyDiv w:val="1"/>
      <w:marLeft w:val="0"/>
      <w:marRight w:val="0"/>
      <w:marTop w:val="0"/>
      <w:marBottom w:val="0"/>
      <w:divBdr>
        <w:top w:val="none" w:sz="0" w:space="0" w:color="auto"/>
        <w:left w:val="none" w:sz="0" w:space="0" w:color="auto"/>
        <w:bottom w:val="none" w:sz="0" w:space="0" w:color="auto"/>
        <w:right w:val="none" w:sz="0" w:space="0" w:color="auto"/>
      </w:divBdr>
    </w:div>
    <w:div w:id="213077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microsoft.com/office/2011/relationships/commentsExtended" Target="commentsExtended.xm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microsoft.com/office/2011/relationships/people" Target="peop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microsoft.com/office/2016/09/relationships/commentsIds" Target="commentsIds.xml"/><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omments" Target="comments.xm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microsoft.com/office/2018/08/relationships/commentsExtensible" Target="commentsExtensible.xm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4.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02F93-B6D1-483A-8D1D-A4A82AD1B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9043</TotalTime>
  <Pages>1</Pages>
  <Words>3541</Words>
  <Characters>20189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Quoc. Tu</dc:creator>
  <cp:keywords/>
  <dc:description/>
  <cp:lastModifiedBy>Phuc Giang</cp:lastModifiedBy>
  <cp:revision>151</cp:revision>
  <dcterms:created xsi:type="dcterms:W3CDTF">2020-02-20T07:54:00Z</dcterms:created>
  <dcterms:modified xsi:type="dcterms:W3CDTF">2021-08-01T09:02:00Z</dcterms:modified>
</cp:coreProperties>
</file>